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2F68C1" w14:textId="77777777" w:rsidR="009E4DE4" w:rsidRDefault="00E20C25">
      <w:pPr>
        <w:jc w:val="right"/>
        <w:rPr>
          <w:sz w:val="20"/>
          <w:szCs w:val="20"/>
        </w:rPr>
      </w:pPr>
      <w:r>
        <w:rPr>
          <w:sz w:val="20"/>
          <w:szCs w:val="20"/>
        </w:rPr>
        <w:t>Septiembre de 2019</w:t>
      </w:r>
    </w:p>
    <w:p w14:paraId="26D277A0" w14:textId="77777777" w:rsidR="009E4DE4" w:rsidRDefault="009E4DE4">
      <w:pPr>
        <w:jc w:val="right"/>
        <w:rPr>
          <w:sz w:val="20"/>
          <w:szCs w:val="20"/>
        </w:rPr>
      </w:pPr>
    </w:p>
    <w:p w14:paraId="734401D9" w14:textId="77777777" w:rsidR="009E4DE4" w:rsidRDefault="00E20C25">
      <w:pPr>
        <w:jc w:val="center"/>
        <w:rPr>
          <w:b/>
          <w:sz w:val="40"/>
          <w:szCs w:val="40"/>
        </w:rPr>
      </w:pPr>
      <w:r>
        <w:rPr>
          <w:b/>
          <w:sz w:val="40"/>
          <w:szCs w:val="40"/>
        </w:rPr>
        <w:t>Medición de la resistencia del musgo</w:t>
      </w:r>
    </w:p>
    <w:p w14:paraId="1307E20A" w14:textId="77777777" w:rsidR="009E4DE4" w:rsidRDefault="00E20C25">
      <w:pPr>
        <w:jc w:val="center"/>
        <w:rPr>
          <w:b/>
          <w:sz w:val="40"/>
          <w:szCs w:val="40"/>
        </w:rPr>
      </w:pPr>
      <w:r>
        <w:rPr>
          <w:b/>
          <w:sz w:val="40"/>
          <w:szCs w:val="40"/>
        </w:rPr>
        <w:t xml:space="preserve"> a una corriente </w:t>
      </w:r>
      <w:proofErr w:type="spellStart"/>
      <w:r>
        <w:rPr>
          <w:b/>
          <w:sz w:val="40"/>
          <w:szCs w:val="40"/>
        </w:rPr>
        <w:t>contínua</w:t>
      </w:r>
      <w:proofErr w:type="spellEnd"/>
      <w:r>
        <w:rPr>
          <w:b/>
          <w:sz w:val="40"/>
          <w:szCs w:val="40"/>
        </w:rPr>
        <w:t xml:space="preserve"> </w:t>
      </w:r>
    </w:p>
    <w:p w14:paraId="30774504" w14:textId="77777777" w:rsidR="009E4DE4" w:rsidRDefault="00E20C25">
      <w:pPr>
        <w:jc w:val="center"/>
        <w:rPr>
          <w:b/>
          <w:sz w:val="40"/>
          <w:szCs w:val="40"/>
        </w:rPr>
      </w:pPr>
      <w:r>
        <w:rPr>
          <w:b/>
          <w:sz w:val="40"/>
          <w:szCs w:val="40"/>
        </w:rPr>
        <w:t>Memoria</w:t>
      </w:r>
    </w:p>
    <w:p w14:paraId="6A9F8ACF" w14:textId="77777777" w:rsidR="009E4DE4" w:rsidRDefault="00E20C25">
      <w:pPr>
        <w:rPr>
          <w:sz w:val="20"/>
          <w:szCs w:val="20"/>
        </w:rPr>
      </w:pPr>
      <w:r>
        <w:rPr>
          <w:sz w:val="20"/>
          <w:szCs w:val="20"/>
        </w:rPr>
        <w:t>Lucía Moreno Spiegelberg</w:t>
      </w:r>
    </w:p>
    <w:p w14:paraId="059D17AC" w14:textId="77777777" w:rsidR="009E4DE4" w:rsidRDefault="009E4DE4"/>
    <w:p w14:paraId="76A1C73F" w14:textId="77777777" w:rsidR="009E4DE4" w:rsidRDefault="009E4DE4"/>
    <w:p w14:paraId="3765AAB5" w14:textId="77777777" w:rsidR="009E4DE4" w:rsidRDefault="00E20C25">
      <w:pPr>
        <w:rPr>
          <w:b/>
        </w:rPr>
      </w:pPr>
      <w:r>
        <w:rPr>
          <w:b/>
        </w:rPr>
        <w:t>Introducción</w:t>
      </w:r>
    </w:p>
    <w:p w14:paraId="5252AE1B" w14:textId="77777777" w:rsidR="009E4DE4" w:rsidRDefault="009E4DE4">
      <w:pPr>
        <w:rPr>
          <w:b/>
        </w:rPr>
      </w:pPr>
    </w:p>
    <w:p w14:paraId="48EE1F2B" w14:textId="77777777" w:rsidR="009E4DE4" w:rsidRDefault="00E20C25">
      <w:r>
        <w:t xml:space="preserve">El objetivo de este proyecto es relacionar las formas de </w:t>
      </w:r>
      <w:proofErr w:type="spellStart"/>
      <w:r>
        <w:t>crecimienton</w:t>
      </w:r>
      <w:proofErr w:type="spellEnd"/>
      <w:r>
        <w:t xml:space="preserve"> en una colonia de musgos (frondosidad, diferentes especies, misma especie, </w:t>
      </w:r>
      <w:proofErr w:type="spellStart"/>
      <w:r>
        <w:t>etc</w:t>
      </w:r>
      <w:proofErr w:type="spellEnd"/>
      <w:r>
        <w:t xml:space="preserve">) con la curva de desecación de dichas colonias. </w:t>
      </w:r>
    </w:p>
    <w:p w14:paraId="722E9AE5" w14:textId="77777777" w:rsidR="009E4DE4" w:rsidRDefault="009E4DE4"/>
    <w:p w14:paraId="00F94113" w14:textId="77777777" w:rsidR="009E4DE4" w:rsidRDefault="00E20C25">
      <w:r>
        <w:t>Para ello, hidrataremos las colonias, dejaremos que se se</w:t>
      </w:r>
      <w:r>
        <w:t xml:space="preserve">quen en unas condiciones ambientales estables e iremos midiendo la resistencia eléctrica que tienen en intervalos iguales. </w:t>
      </w:r>
    </w:p>
    <w:p w14:paraId="75422F5F" w14:textId="77777777" w:rsidR="009E4DE4" w:rsidRDefault="009E4DE4"/>
    <w:p w14:paraId="07203592" w14:textId="77777777" w:rsidR="009E4DE4" w:rsidRDefault="00E20C25">
      <w:r>
        <w:t>En esta memoria estarán recogidos los procedimientos que hemos llevado a cabo, cómo llegamos a ellos y los diferentes obstáculos qu</w:t>
      </w:r>
      <w:r>
        <w:t xml:space="preserve">e se nos presentaron. </w:t>
      </w:r>
    </w:p>
    <w:p w14:paraId="79B3C9D3" w14:textId="77777777" w:rsidR="009E4DE4" w:rsidRDefault="009E4DE4"/>
    <w:p w14:paraId="01528ECE" w14:textId="77777777" w:rsidR="009E4DE4" w:rsidRDefault="009E4DE4"/>
    <w:p w14:paraId="573D1EB8" w14:textId="77777777" w:rsidR="009E4DE4" w:rsidRDefault="00E20C25">
      <w:pPr>
        <w:rPr>
          <w:b/>
        </w:rPr>
      </w:pPr>
      <w:r>
        <w:rPr>
          <w:b/>
        </w:rPr>
        <w:t>CONOCIMIENTOS PREVIOS</w:t>
      </w:r>
    </w:p>
    <w:p w14:paraId="5ED0674A" w14:textId="77777777" w:rsidR="009E4DE4" w:rsidRDefault="009E4DE4">
      <w:pPr>
        <w:rPr>
          <w:b/>
        </w:rPr>
      </w:pPr>
    </w:p>
    <w:p w14:paraId="7C175D24" w14:textId="77777777" w:rsidR="009E4DE4" w:rsidRDefault="00E20C25">
      <w:r>
        <w:t xml:space="preserve">La impedancia eléctrica es la resistencia que opone un material a que lo atraviese corriente </w:t>
      </w:r>
      <w:proofErr w:type="spellStart"/>
      <w:r>
        <w:t>contínua</w:t>
      </w:r>
      <w:proofErr w:type="spellEnd"/>
      <w:r>
        <w:t xml:space="preserve">. </w:t>
      </w:r>
    </w:p>
    <w:p w14:paraId="275D376C" w14:textId="77777777" w:rsidR="009E4DE4" w:rsidRDefault="009E4DE4"/>
    <w:p w14:paraId="3E240220" w14:textId="77777777" w:rsidR="009E4DE4" w:rsidRDefault="00E20C25">
      <w:r>
        <w:t>La medida de la impedancia eléctrica nos ayudará a determinar cuán hidratados están (ya que cuanta meno</w:t>
      </w:r>
      <w:r>
        <w:t xml:space="preserve">r sea la resistencia eléctrica más agua </w:t>
      </w:r>
      <w:proofErr w:type="gramStart"/>
      <w:r>
        <w:t>tendrán  teniendo</w:t>
      </w:r>
      <w:proofErr w:type="gramEnd"/>
      <w:r>
        <w:t xml:space="preserve"> en cuenta que el agua es muy buen conductor eléctrico). </w:t>
      </w:r>
    </w:p>
    <w:p w14:paraId="067261F1" w14:textId="77777777" w:rsidR="009E4DE4" w:rsidRDefault="00E20C25">
      <w:r>
        <w:t xml:space="preserve">Con dichos datos haremos curvas de desecación de diferentes colonias. </w:t>
      </w:r>
    </w:p>
    <w:p w14:paraId="6D2405A2" w14:textId="77777777" w:rsidR="009E4DE4" w:rsidRDefault="009E4DE4"/>
    <w:p w14:paraId="19F902B4" w14:textId="77777777" w:rsidR="009E4DE4" w:rsidRDefault="00E20C25">
      <w:pPr>
        <w:rPr>
          <w:b/>
        </w:rPr>
      </w:pPr>
      <w:r>
        <w:rPr>
          <w:b/>
        </w:rPr>
        <w:t>Nota</w:t>
      </w:r>
    </w:p>
    <w:p w14:paraId="00E967C5" w14:textId="77777777" w:rsidR="009E4DE4" w:rsidRDefault="009E4DE4"/>
    <w:p w14:paraId="153EA2C5" w14:textId="77777777" w:rsidR="009E4DE4" w:rsidRDefault="00E20C25">
      <w:r>
        <w:t xml:space="preserve">La corriente </w:t>
      </w:r>
      <w:proofErr w:type="spellStart"/>
      <w:r>
        <w:t>contínua</w:t>
      </w:r>
      <w:proofErr w:type="spellEnd"/>
      <w:r>
        <w:t>, cuando se aplica de forma constante, pue</w:t>
      </w:r>
      <w:r>
        <w:t>de dañar los tejidos que atraviese. Por ello en ocasiones se utiliza la corriente alterna, menos dañina.</w:t>
      </w:r>
    </w:p>
    <w:p w14:paraId="1EF72DDF" w14:textId="77777777" w:rsidR="009E4DE4" w:rsidRDefault="00E20C25">
      <w:r>
        <w:t xml:space="preserve">En nuestro caso, los pulsos de corriente </w:t>
      </w:r>
      <w:proofErr w:type="spellStart"/>
      <w:r>
        <w:t>contínua</w:t>
      </w:r>
      <w:proofErr w:type="spellEnd"/>
      <w:r>
        <w:t xml:space="preserve"> son tan cortos en duración que en teoría no deberían dañar los tejidos de nuestros musgos. </w:t>
      </w:r>
    </w:p>
    <w:p w14:paraId="0BA77BE0" w14:textId="77777777" w:rsidR="009E4DE4" w:rsidRDefault="009E4DE4">
      <w:pPr>
        <w:rPr>
          <w:b/>
        </w:rPr>
      </w:pPr>
    </w:p>
    <w:p w14:paraId="3347F084" w14:textId="77777777" w:rsidR="009E4DE4" w:rsidRDefault="00E20C25">
      <w:r>
        <w:t xml:space="preserve">Sin </w:t>
      </w:r>
      <w:r>
        <w:t>embargo, sí que debemos prestar especial cuidado a las tensiones y presiones mecánicas que puedan generar las pinzas en nuestro musgo.</w:t>
      </w:r>
    </w:p>
    <w:p w14:paraId="69E2D99F" w14:textId="77777777" w:rsidR="009E4DE4" w:rsidRDefault="009E4DE4"/>
    <w:p w14:paraId="3EC38CE7" w14:textId="77777777" w:rsidR="009E4DE4" w:rsidRDefault="009E4DE4">
      <w:pPr>
        <w:rPr>
          <w:b/>
        </w:rPr>
      </w:pPr>
    </w:p>
    <w:p w14:paraId="6F015DDF" w14:textId="77777777" w:rsidR="009E4DE4" w:rsidRDefault="009E4DE4">
      <w:pPr>
        <w:rPr>
          <w:b/>
        </w:rPr>
      </w:pPr>
    </w:p>
    <w:p w14:paraId="227B19B1" w14:textId="77777777" w:rsidR="009E4DE4" w:rsidRDefault="009E4DE4">
      <w:pPr>
        <w:rPr>
          <w:b/>
        </w:rPr>
      </w:pPr>
    </w:p>
    <w:p w14:paraId="67956182" w14:textId="77777777" w:rsidR="009E4DE4" w:rsidRDefault="009E4DE4">
      <w:pPr>
        <w:rPr>
          <w:b/>
        </w:rPr>
      </w:pPr>
    </w:p>
    <w:p w14:paraId="68CA99A2" w14:textId="77777777" w:rsidR="009E4DE4" w:rsidRDefault="009E4DE4">
      <w:pPr>
        <w:rPr>
          <w:b/>
        </w:rPr>
      </w:pPr>
    </w:p>
    <w:p w14:paraId="3F74BAC9" w14:textId="77777777" w:rsidR="009E4DE4" w:rsidRDefault="009E4DE4">
      <w:pPr>
        <w:rPr>
          <w:b/>
        </w:rPr>
      </w:pPr>
    </w:p>
    <w:p w14:paraId="7C2E902D" w14:textId="77777777" w:rsidR="009E4DE4" w:rsidRDefault="009E4DE4">
      <w:pPr>
        <w:rPr>
          <w:b/>
        </w:rPr>
      </w:pPr>
    </w:p>
    <w:p w14:paraId="215E026A" w14:textId="77777777" w:rsidR="009E4DE4" w:rsidRDefault="009E4DE4">
      <w:pPr>
        <w:rPr>
          <w:b/>
        </w:rPr>
      </w:pPr>
    </w:p>
    <w:p w14:paraId="2E8F5DEC" w14:textId="77777777" w:rsidR="009E4DE4" w:rsidRDefault="009E4DE4">
      <w:pPr>
        <w:rPr>
          <w:b/>
        </w:rPr>
      </w:pPr>
    </w:p>
    <w:p w14:paraId="4D12F02A" w14:textId="77777777" w:rsidR="009E4DE4" w:rsidRDefault="00E20C25">
      <w:pPr>
        <w:rPr>
          <w:b/>
        </w:rPr>
      </w:pPr>
      <w:r>
        <w:rPr>
          <w:b/>
        </w:rPr>
        <w:t>EL DISPOSITIVO</w:t>
      </w:r>
    </w:p>
    <w:p w14:paraId="6A945565" w14:textId="77777777" w:rsidR="009E4DE4" w:rsidRDefault="009E4DE4">
      <w:pPr>
        <w:rPr>
          <w:b/>
        </w:rPr>
      </w:pPr>
    </w:p>
    <w:p w14:paraId="579CF13C" w14:textId="77777777" w:rsidR="009E4DE4" w:rsidRDefault="00E20C25">
      <w:pPr>
        <w:rPr>
          <w:b/>
        </w:rPr>
      </w:pPr>
      <w:r>
        <w:rPr>
          <w:b/>
        </w:rPr>
        <w:t>Hardware</w:t>
      </w:r>
    </w:p>
    <w:p w14:paraId="3ADF7A11" w14:textId="77777777" w:rsidR="009E4DE4" w:rsidRDefault="009E4DE4">
      <w:pPr>
        <w:rPr>
          <w:b/>
        </w:rPr>
      </w:pPr>
    </w:p>
    <w:p w14:paraId="2A5AADE7" w14:textId="77777777" w:rsidR="009E4DE4" w:rsidRDefault="00E20C25">
      <w:r>
        <w:t xml:space="preserve">El hardware es la parte física de nuestro </w:t>
      </w:r>
      <w:proofErr w:type="gramStart"/>
      <w:r>
        <w:t>dispositivo ,</w:t>
      </w:r>
      <w:proofErr w:type="gramEnd"/>
      <w:r>
        <w:t xml:space="preserve"> que consta de diferentes part</w:t>
      </w:r>
      <w:r>
        <w:t xml:space="preserve">es: </w:t>
      </w:r>
    </w:p>
    <w:p w14:paraId="73CE3495" w14:textId="77777777" w:rsidR="009E4DE4" w:rsidRDefault="00E20C25">
      <w:pPr>
        <w:numPr>
          <w:ilvl w:val="0"/>
          <w:numId w:val="2"/>
        </w:numPr>
      </w:pPr>
      <w:r>
        <w:t xml:space="preserve">Arduino: </w:t>
      </w:r>
      <w:r>
        <w:t xml:space="preserve">es </w:t>
      </w:r>
      <w:proofErr w:type="gramStart"/>
      <w:r>
        <w:t>una ordenador</w:t>
      </w:r>
      <w:proofErr w:type="gramEnd"/>
      <w:r>
        <w:t xml:space="preserve"> en miniatura con el que se puede construir dispositivos digitales capaces de interactuar con diferentes objetos. Será por tanto la placa que tendrás que configurar.</w:t>
      </w:r>
    </w:p>
    <w:p w14:paraId="48C424C6" w14:textId="77777777" w:rsidR="009E4DE4" w:rsidRDefault="00E20C25">
      <w:pPr>
        <w:numPr>
          <w:ilvl w:val="0"/>
          <w:numId w:val="2"/>
        </w:numPr>
      </w:pPr>
      <w:r>
        <w:t xml:space="preserve">Reloj: si vas a dejar el </w:t>
      </w:r>
      <w:proofErr w:type="spellStart"/>
      <w:r>
        <w:t>arduino</w:t>
      </w:r>
      <w:proofErr w:type="spellEnd"/>
      <w:r>
        <w:t xml:space="preserve"> sin usar un largo periodo d</w:t>
      </w:r>
      <w:r>
        <w:t xml:space="preserve">e tiempo deberías quitarle la pila. </w:t>
      </w:r>
    </w:p>
    <w:p w14:paraId="27C3A875" w14:textId="77777777" w:rsidR="009E4DE4" w:rsidRDefault="00E20C25">
      <w:pPr>
        <w:numPr>
          <w:ilvl w:val="0"/>
          <w:numId w:val="2"/>
        </w:numPr>
      </w:pPr>
      <w:r>
        <w:t xml:space="preserve">Tarjeta </w:t>
      </w:r>
      <w:proofErr w:type="gramStart"/>
      <w:r>
        <w:t>micro SD</w:t>
      </w:r>
      <w:proofErr w:type="gramEnd"/>
      <w:r>
        <w:t xml:space="preserve">: es donde se irán guardando los datos. Asegúrate de que el </w:t>
      </w:r>
      <w:proofErr w:type="spellStart"/>
      <w:r>
        <w:t>arduino</w:t>
      </w:r>
      <w:proofErr w:type="spellEnd"/>
      <w:r>
        <w:t xml:space="preserve"> está apagado cuando la retires para pasar los datos a tu ordenador, porque los datos podrían corromperse. </w:t>
      </w:r>
    </w:p>
    <w:p w14:paraId="182252E5" w14:textId="77777777" w:rsidR="009E4DE4" w:rsidRDefault="00E20C25">
      <w:pPr>
        <w:numPr>
          <w:ilvl w:val="0"/>
          <w:numId w:val="2"/>
        </w:numPr>
      </w:pPr>
      <w:r>
        <w:t xml:space="preserve">8 resistencias internas: </w:t>
      </w:r>
      <w:r>
        <w:t xml:space="preserve">su </w:t>
      </w:r>
      <w:r>
        <w:t>valor de resistencia eléctrica está recogido dentro del software “</w:t>
      </w:r>
      <w:proofErr w:type="spellStart"/>
      <w:r>
        <w:t>datalog</w:t>
      </w:r>
      <w:proofErr w:type="spellEnd"/>
      <w:r>
        <w:t>” (ver software en la siguiente sección) de tal forma que, con una ecuación simple, se compara la cantidad de energía que ha sido retenida por la resistencia desconocida (nuestro musg</w:t>
      </w:r>
      <w:r>
        <w:t xml:space="preserve">o) con la que ha sido retenida por estas resistencias (que son conocidas) obteniendo de esta forma el valor de la resistencia desconocida. </w:t>
      </w:r>
    </w:p>
    <w:p w14:paraId="77D2CC1E" w14:textId="77777777" w:rsidR="009E4DE4" w:rsidRDefault="00E20C25">
      <w:pPr>
        <w:ind w:left="720"/>
      </w:pPr>
      <w:r>
        <w:t xml:space="preserve">La capacidad de resistencia de estas resistencias ha sido </w:t>
      </w:r>
      <w:proofErr w:type="gramStart"/>
      <w:r>
        <w:t>elegido</w:t>
      </w:r>
      <w:proofErr w:type="gramEnd"/>
      <w:r>
        <w:t xml:space="preserve"> para que las medidas sean precisas </w:t>
      </w:r>
      <w:r>
        <w:t xml:space="preserve">dentro de </w:t>
      </w:r>
      <w:proofErr w:type="spellStart"/>
      <w:r>
        <w:t>el</w:t>
      </w:r>
      <w:proofErr w:type="spellEnd"/>
      <w:r>
        <w:t xml:space="preserve"> ma</w:t>
      </w:r>
      <w:r>
        <w:t xml:space="preserve">rgen que tendrán los musgos al secarse desde la </w:t>
      </w:r>
      <w:r>
        <w:t>saturación</w:t>
      </w:r>
      <w:r>
        <w:t>. Si tu musgo est</w:t>
      </w:r>
      <w:r>
        <w:t>á</w:t>
      </w:r>
      <w:r>
        <w:t xml:space="preserve"> </w:t>
      </w:r>
      <w:r>
        <w:t>sobresaturado</w:t>
      </w:r>
      <w:r>
        <w:t xml:space="preserve"> o muy seco, no podrás saber con precisión cómo de muy seco o cómo de muy mojado está, así que esto podría hacer que tus gráficas empiecen y/o terminen fluctuando. </w:t>
      </w:r>
    </w:p>
    <w:p w14:paraId="6CED8C30" w14:textId="77777777" w:rsidR="009E4DE4" w:rsidRDefault="00E20C25">
      <w:pPr>
        <w:numPr>
          <w:ilvl w:val="0"/>
          <w:numId w:val="3"/>
        </w:numPr>
      </w:pPr>
      <w:r>
        <w:t>M</w:t>
      </w:r>
      <w:r>
        <w:t xml:space="preserve">edidor de humedad, temperatura e índice de rocío: tomará medidas junto con las resistencias. </w:t>
      </w:r>
    </w:p>
    <w:p w14:paraId="7027FFDA" w14:textId="77777777" w:rsidR="009E4DE4" w:rsidRDefault="00E20C25">
      <w:pPr>
        <w:numPr>
          <w:ilvl w:val="0"/>
          <w:numId w:val="3"/>
        </w:numPr>
      </w:pPr>
      <w:r>
        <w:t>Pilas</w:t>
      </w:r>
    </w:p>
    <w:p w14:paraId="498F361F" w14:textId="77777777" w:rsidR="009E4DE4" w:rsidRDefault="009E4DE4"/>
    <w:p w14:paraId="161C1AB5" w14:textId="77777777" w:rsidR="009E4DE4" w:rsidRDefault="009E4DE4">
      <w:pPr>
        <w:rPr>
          <w:b/>
        </w:rPr>
      </w:pPr>
    </w:p>
    <w:p w14:paraId="4F394441" w14:textId="77777777" w:rsidR="009E4DE4" w:rsidRDefault="009E4DE4">
      <w:pPr>
        <w:rPr>
          <w:b/>
        </w:rPr>
      </w:pPr>
    </w:p>
    <w:p w14:paraId="62FC5BC9" w14:textId="77777777" w:rsidR="009E4DE4" w:rsidRDefault="00E20C25">
      <w:pPr>
        <w:rPr>
          <w:b/>
        </w:rPr>
      </w:pPr>
      <w:r>
        <w:rPr>
          <w:b/>
        </w:rPr>
        <w:t>Software</w:t>
      </w:r>
    </w:p>
    <w:p w14:paraId="065A16A0" w14:textId="77777777" w:rsidR="009E4DE4" w:rsidRDefault="009E4DE4">
      <w:pPr>
        <w:rPr>
          <w:b/>
        </w:rPr>
      </w:pPr>
    </w:p>
    <w:p w14:paraId="49229B1E" w14:textId="77777777" w:rsidR="009E4DE4" w:rsidRDefault="009E4DE4">
      <w:pPr>
        <w:rPr>
          <w:b/>
        </w:rPr>
      </w:pPr>
    </w:p>
    <w:p w14:paraId="4FA5A111" w14:textId="77777777" w:rsidR="009E4DE4" w:rsidRDefault="00E20C25">
      <w:r>
        <w:t xml:space="preserve">El software son los documentos que programarán nuestro </w:t>
      </w:r>
      <w:proofErr w:type="spellStart"/>
      <w:r>
        <w:t>arduino</w:t>
      </w:r>
      <w:proofErr w:type="spellEnd"/>
      <w:r>
        <w:t xml:space="preserve"> para que tome las medidas correspondientes </w:t>
      </w:r>
    </w:p>
    <w:p w14:paraId="2020FAD8" w14:textId="77777777" w:rsidR="009E4DE4" w:rsidRDefault="00E20C25">
      <w:r>
        <w:t xml:space="preserve">En el caso que nos ocupa, nuestro </w:t>
      </w:r>
      <w:proofErr w:type="spellStart"/>
      <w:r>
        <w:t>arduino</w:t>
      </w:r>
      <w:proofErr w:type="spellEnd"/>
      <w:r>
        <w:t xml:space="preserve"> podrá mandar dos tipos de órdenes:  </w:t>
      </w:r>
    </w:p>
    <w:p w14:paraId="2C43F900" w14:textId="77777777" w:rsidR="009E4DE4" w:rsidRDefault="00E20C25">
      <w:pPr>
        <w:numPr>
          <w:ilvl w:val="0"/>
          <w:numId w:val="4"/>
        </w:numPr>
        <w:ind w:left="720"/>
      </w:pPr>
      <w:r>
        <w:t>“</w:t>
      </w:r>
      <w:proofErr w:type="spellStart"/>
      <w:r>
        <w:t>Clock</w:t>
      </w:r>
      <w:proofErr w:type="spellEnd"/>
      <w:r>
        <w:t xml:space="preserve">”: sincronizará el reloj con </w:t>
      </w:r>
      <w:proofErr w:type="spellStart"/>
      <w:r>
        <w:t>la</w:t>
      </w:r>
      <w:del w:id="0" w:author="Nagore García" w:date="2019-11-05T14:02:00Z">
        <w:r>
          <w:delText xml:space="preserve"> </w:delText>
        </w:r>
      </w:del>
      <w:r>
        <w:t>que</w:t>
      </w:r>
      <w:proofErr w:type="spellEnd"/>
      <w:r>
        <w:t xml:space="preserve"> establezca el usuario</w:t>
      </w:r>
    </w:p>
    <w:p w14:paraId="46B4483F" w14:textId="77777777" w:rsidR="009E4DE4" w:rsidRDefault="00E20C25">
      <w:pPr>
        <w:numPr>
          <w:ilvl w:val="0"/>
          <w:numId w:val="4"/>
        </w:numPr>
        <w:ind w:left="720"/>
      </w:pPr>
      <w:r>
        <w:t>“</w:t>
      </w:r>
      <w:proofErr w:type="spellStart"/>
      <w:r>
        <w:t>Datalog</w:t>
      </w:r>
      <w:proofErr w:type="spellEnd"/>
      <w:r>
        <w:t>”: determinará la hora de inicio y frecuencia de las mediciones de temperatura, humedad relativa, grado de rocío, impedancia eléctrica</w:t>
      </w:r>
    </w:p>
    <w:p w14:paraId="0D446B29" w14:textId="77777777" w:rsidR="009E4DE4" w:rsidRDefault="009E4DE4"/>
    <w:p w14:paraId="14CFC84F" w14:textId="77777777" w:rsidR="009E4DE4" w:rsidRDefault="00E20C25">
      <w:r>
        <w:t xml:space="preserve">NOTA: Es importante recordar lo ya mencionado en el apartado anterior (punto resistencias), dentro del documento </w:t>
      </w:r>
      <w:r>
        <w:t>“</w:t>
      </w:r>
      <w:proofErr w:type="spellStart"/>
      <w:r>
        <w:t>Datalog</w:t>
      </w:r>
      <w:proofErr w:type="spellEnd"/>
      <w:r>
        <w:t xml:space="preserve">” están recogidos los valores de las resistencias. En caso de que quieras cambiar la resistencia para tener más precisión en otros rangos deberás modificar el programa especificando el valor de tus nuevas resistencias. </w:t>
      </w:r>
    </w:p>
    <w:p w14:paraId="02442BF6" w14:textId="77777777" w:rsidR="009E4DE4" w:rsidRDefault="00E20C25">
      <w:r>
        <w:t>Puedes querer cambiar tus ra</w:t>
      </w:r>
      <w:r>
        <w:t xml:space="preserve">ngos de precisión si vas a medir la impedancia de cosas que no sean musgos, o porque quieras medir </w:t>
      </w:r>
      <w:proofErr w:type="gramStart"/>
      <w:r>
        <w:t>cuan secos o cuan húmedos</w:t>
      </w:r>
      <w:proofErr w:type="gramEnd"/>
      <w:r>
        <w:t xml:space="preserve"> estén tus musgos y no el proceso intermedio. </w:t>
      </w:r>
    </w:p>
    <w:p w14:paraId="0C5724C2" w14:textId="77777777" w:rsidR="009E4DE4" w:rsidRDefault="009E4DE4">
      <w:pPr>
        <w:rPr>
          <w:b/>
        </w:rPr>
      </w:pPr>
    </w:p>
    <w:p w14:paraId="0629D649" w14:textId="77777777" w:rsidR="009E4DE4" w:rsidRDefault="009E4DE4">
      <w:pPr>
        <w:rPr>
          <w:b/>
        </w:rPr>
      </w:pPr>
    </w:p>
    <w:p w14:paraId="0E0E74A5" w14:textId="77777777" w:rsidR="009E4DE4" w:rsidRDefault="009E4DE4">
      <w:pPr>
        <w:rPr>
          <w:b/>
        </w:rPr>
      </w:pPr>
    </w:p>
    <w:p w14:paraId="5B9DA91F" w14:textId="77777777" w:rsidR="009E4DE4" w:rsidRDefault="009E4DE4">
      <w:pPr>
        <w:rPr>
          <w:b/>
        </w:rPr>
      </w:pPr>
    </w:p>
    <w:p w14:paraId="4A6DF2A3" w14:textId="77777777" w:rsidR="009E4DE4" w:rsidRDefault="00E20C25">
      <w:pPr>
        <w:rPr>
          <w:b/>
        </w:rPr>
      </w:pPr>
      <w:r>
        <w:rPr>
          <w:b/>
        </w:rPr>
        <w:t>CONFIGURACIÓN</w:t>
      </w:r>
    </w:p>
    <w:p w14:paraId="77023206" w14:textId="77777777" w:rsidR="009E4DE4" w:rsidRDefault="009E4DE4">
      <w:pPr>
        <w:rPr>
          <w:b/>
        </w:rPr>
      </w:pPr>
    </w:p>
    <w:p w14:paraId="2A461614" w14:textId="77777777" w:rsidR="009E4DE4" w:rsidRDefault="00E20C25">
      <w:pPr>
        <w:rPr>
          <w:b/>
        </w:rPr>
      </w:pPr>
      <w:r>
        <w:rPr>
          <w:b/>
        </w:rPr>
        <w:t xml:space="preserve">Pasos previos </w:t>
      </w:r>
    </w:p>
    <w:p w14:paraId="5DC9C785" w14:textId="77777777" w:rsidR="009E4DE4" w:rsidRDefault="00E20C25">
      <w:pPr>
        <w:numPr>
          <w:ilvl w:val="0"/>
          <w:numId w:val="5"/>
        </w:numPr>
      </w:pPr>
      <w:r>
        <w:lastRenderedPageBreak/>
        <w:t>Descargar e instalar el programa de “</w:t>
      </w:r>
      <w:r>
        <w:t>Arduino 1.0.6</w:t>
      </w:r>
      <w:r>
        <w:t>”</w:t>
      </w:r>
      <w:r>
        <w:t xml:space="preserve">: </w:t>
      </w:r>
      <w:r>
        <w:t xml:space="preserve">lo </w:t>
      </w:r>
      <w:r>
        <w:t xml:space="preserve">encontrarás gratis en internet </w:t>
      </w:r>
      <w:proofErr w:type="gramStart"/>
      <w:r>
        <w:t>yhttps://www.arduino.cc/en/main/OldSoftwareReleases  debes</w:t>
      </w:r>
      <w:proofErr w:type="gramEnd"/>
      <w:r>
        <w:t xml:space="preserve"> descargar la versión adecuada para el sistema operativo que tengas</w:t>
      </w:r>
      <w:r>
        <w:t xml:space="preserve"> en tu ordenador (</w:t>
      </w:r>
      <w:proofErr w:type="spellStart"/>
      <w:r>
        <w:t>windows</w:t>
      </w:r>
      <w:proofErr w:type="spellEnd"/>
      <w:r>
        <w:t xml:space="preserve">, </w:t>
      </w:r>
      <w:proofErr w:type="spellStart"/>
      <w:r>
        <w:t>linux</w:t>
      </w:r>
      <w:proofErr w:type="spellEnd"/>
      <w:r>
        <w:t xml:space="preserve">,…). En caso de que tengas </w:t>
      </w:r>
      <w:proofErr w:type="spellStart"/>
      <w:r>
        <w:t>linux</w:t>
      </w:r>
      <w:proofErr w:type="spellEnd"/>
      <w:r>
        <w:t xml:space="preserve"> necesitarás permisos de admini</w:t>
      </w:r>
      <w:r>
        <w:t xml:space="preserve">strador. </w:t>
      </w:r>
    </w:p>
    <w:p w14:paraId="20F81362" w14:textId="77777777" w:rsidR="009E4DE4" w:rsidRPr="00E20C25" w:rsidRDefault="00E20C25">
      <w:pPr>
        <w:ind w:left="1080"/>
        <w:rPr>
          <w:lang w:val="en-US"/>
        </w:rPr>
      </w:pPr>
      <w:r w:rsidRPr="00E20C25">
        <w:rPr>
          <w:lang w:val="en-US"/>
        </w:rPr>
        <w:t>Htttp://github.com/united-ecology/btmboard</w:t>
      </w:r>
    </w:p>
    <w:p w14:paraId="680C56D0" w14:textId="77777777" w:rsidR="009E4DE4" w:rsidRDefault="00E20C25">
      <w:pPr>
        <w:ind w:left="1080"/>
      </w:pPr>
      <w:r>
        <w:t xml:space="preserve">Con este programa serás capaz de comunicarte con tu </w:t>
      </w:r>
      <w:proofErr w:type="spellStart"/>
      <w:r>
        <w:t>arduino</w:t>
      </w:r>
      <w:proofErr w:type="spellEnd"/>
      <w:r>
        <w:t>.</w:t>
      </w:r>
    </w:p>
    <w:p w14:paraId="3C6B5CF4" w14:textId="77777777" w:rsidR="009E4DE4" w:rsidRDefault="009E4DE4">
      <w:pPr>
        <w:ind w:left="1080"/>
      </w:pPr>
    </w:p>
    <w:p w14:paraId="7DD9CBFC" w14:textId="77777777" w:rsidR="009E4DE4" w:rsidRDefault="00E20C25">
      <w:pPr>
        <w:numPr>
          <w:ilvl w:val="0"/>
          <w:numId w:val="5"/>
        </w:numPr>
      </w:pPr>
      <w:r>
        <w:t>D</w:t>
      </w:r>
      <w:r>
        <w:t>escar</w:t>
      </w:r>
      <w:r>
        <w:t>gar</w:t>
      </w:r>
      <w:r>
        <w:t xml:space="preserve"> el software del proyecto “</w:t>
      </w:r>
      <w:proofErr w:type="spellStart"/>
      <w:r>
        <w:t>behind</w:t>
      </w:r>
      <w:proofErr w:type="spellEnd"/>
      <w:r>
        <w:t xml:space="preserve"> </w:t>
      </w:r>
      <w:proofErr w:type="spellStart"/>
      <w:r>
        <w:t>the</w:t>
      </w:r>
      <w:proofErr w:type="spellEnd"/>
      <w:r>
        <w:t xml:space="preserve"> </w:t>
      </w:r>
      <w:proofErr w:type="spellStart"/>
      <w:r>
        <w:t>moss</w:t>
      </w:r>
      <w:proofErr w:type="spellEnd"/>
      <w:r>
        <w:t xml:space="preserve">” que encontrarás en la página web que viene escrita en la placa. </w:t>
      </w:r>
    </w:p>
    <w:p w14:paraId="27739077" w14:textId="77777777" w:rsidR="009E4DE4" w:rsidRDefault="00E20C25">
      <w:pPr>
        <w:ind w:left="1080"/>
      </w:pPr>
      <w:r>
        <w:t>Estos documentos son el</w:t>
      </w:r>
      <w:r>
        <w:t xml:space="preserve"> mensaje que quieres comunicar a tu </w:t>
      </w:r>
      <w:proofErr w:type="spellStart"/>
      <w:r>
        <w:t>arduino</w:t>
      </w:r>
      <w:proofErr w:type="spellEnd"/>
      <w:r>
        <w:t>.</w:t>
      </w:r>
    </w:p>
    <w:p w14:paraId="1779D9E8" w14:textId="77777777" w:rsidR="009E4DE4" w:rsidRDefault="00E20C25">
      <w:pPr>
        <w:numPr>
          <w:ilvl w:val="0"/>
          <w:numId w:val="5"/>
        </w:numPr>
      </w:pPr>
      <w:r>
        <w:t>C</w:t>
      </w:r>
      <w:r>
        <w:t>opiar l</w:t>
      </w:r>
      <w:r>
        <w:t>os documentos</w:t>
      </w:r>
      <w:r>
        <w:t xml:space="preserve"> que te has bajado en la carpeta </w:t>
      </w:r>
      <w:r>
        <w:t xml:space="preserve">“BTM -&gt; </w:t>
      </w:r>
      <w:proofErr w:type="spellStart"/>
      <w:r>
        <w:t>S</w:t>
      </w:r>
      <w:r>
        <w:t>hoftware</w:t>
      </w:r>
      <w:proofErr w:type="spellEnd"/>
      <w:r>
        <w:t>-&gt; Librerías</w:t>
      </w:r>
      <w:r>
        <w:t>”</w:t>
      </w:r>
      <w:r>
        <w:t xml:space="preserve"> en la carpeta </w:t>
      </w:r>
      <w:r>
        <w:t>“L</w:t>
      </w:r>
      <w:r>
        <w:t>ibrerías</w:t>
      </w:r>
      <w:r>
        <w:t>”</w:t>
      </w:r>
      <w:r>
        <w:t xml:space="preserve"> que te has descargado junto al programa de </w:t>
      </w:r>
      <w:r>
        <w:t>“A</w:t>
      </w:r>
      <w:r>
        <w:t>rduino1.0.6</w:t>
      </w:r>
      <w:r>
        <w:t>”</w:t>
      </w:r>
    </w:p>
    <w:p w14:paraId="38A9675B" w14:textId="77777777" w:rsidR="009E4DE4" w:rsidRDefault="00E20C25">
      <w:pPr>
        <w:numPr>
          <w:ilvl w:val="0"/>
          <w:numId w:val="5"/>
        </w:numPr>
      </w:pPr>
      <w:r>
        <w:t xml:space="preserve">Abre el programa Arduino 1.0.6 </w:t>
      </w:r>
      <w:r>
        <w:rPr>
          <w:b/>
          <w:bCs/>
        </w:rPr>
        <w:t>ejecutándol</w:t>
      </w:r>
      <w:r>
        <w:rPr>
          <w:b/>
          <w:bCs/>
        </w:rPr>
        <w:t>o como administrador</w:t>
      </w:r>
      <w:r>
        <w:t xml:space="preserve"> </w:t>
      </w:r>
    </w:p>
    <w:p w14:paraId="55EEF23D" w14:textId="77777777" w:rsidR="009E4DE4" w:rsidRDefault="00E20C25">
      <w:pPr>
        <w:ind w:left="1080"/>
      </w:pPr>
      <w:r>
        <w:t xml:space="preserve">en </w:t>
      </w:r>
      <w:proofErr w:type="spellStart"/>
      <w:r>
        <w:t>linux</w:t>
      </w:r>
      <w:proofErr w:type="spellEnd"/>
      <w:r>
        <w:t xml:space="preserve"> esto se hace con el siguiente </w:t>
      </w:r>
      <w:proofErr w:type="spellStart"/>
      <w:r>
        <w:t>conmando</w:t>
      </w:r>
      <w:proofErr w:type="spellEnd"/>
      <w:r>
        <w:t xml:space="preserve"> en la terminal</w:t>
      </w:r>
    </w:p>
    <w:p w14:paraId="4ACFE261" w14:textId="77777777" w:rsidR="009E4DE4" w:rsidRDefault="00E20C25">
      <w:pPr>
        <w:ind w:left="1080"/>
      </w:pPr>
      <w:r>
        <w:t xml:space="preserve">a) </w:t>
      </w:r>
      <w:proofErr w:type="spellStart"/>
      <w:r>
        <w:t>dirigete</w:t>
      </w:r>
      <w:proofErr w:type="spellEnd"/>
      <w:r>
        <w:t xml:space="preserve"> a la carpeta en la que está el ejecutable y escribir esto en la terminal</w:t>
      </w:r>
    </w:p>
    <w:p w14:paraId="242C8360" w14:textId="77777777" w:rsidR="009E4DE4" w:rsidRDefault="00E20C25">
      <w:pPr>
        <w:ind w:left="1080"/>
      </w:pPr>
      <w:proofErr w:type="gramStart"/>
      <w:r>
        <w:t>sudo .</w:t>
      </w:r>
      <w:proofErr w:type="gramEnd"/>
      <w:r>
        <w:t>/</w:t>
      </w:r>
      <w:proofErr w:type="spellStart"/>
      <w:r>
        <w:t>arduino</w:t>
      </w:r>
      <w:proofErr w:type="spellEnd"/>
    </w:p>
    <w:p w14:paraId="5AB8AF13" w14:textId="77777777" w:rsidR="009E4DE4" w:rsidRDefault="00E20C25">
      <w:pPr>
        <w:numPr>
          <w:ilvl w:val="0"/>
          <w:numId w:val="5"/>
        </w:numPr>
      </w:pPr>
      <w:r>
        <w:t xml:space="preserve">Especifica qué </w:t>
      </w:r>
      <w:proofErr w:type="spellStart"/>
      <w:r>
        <w:t>arduino</w:t>
      </w:r>
      <w:proofErr w:type="spellEnd"/>
      <w:r>
        <w:t xml:space="preserve"> tienes y cuál es su programador:</w:t>
      </w:r>
    </w:p>
    <w:p w14:paraId="7A214464" w14:textId="77777777" w:rsidR="009E4DE4" w:rsidRDefault="00E20C25">
      <w:pPr>
        <w:numPr>
          <w:ilvl w:val="1"/>
          <w:numId w:val="5"/>
        </w:numPr>
      </w:pPr>
      <w:r>
        <w:t xml:space="preserve">Herramientas→ tarjeta→ Arduino Pro </w:t>
      </w:r>
      <w:proofErr w:type="spellStart"/>
      <w:r>
        <w:t>or</w:t>
      </w:r>
      <w:proofErr w:type="spellEnd"/>
      <w:r>
        <w:t xml:space="preserve"> Pro Mini (3,3v 8MHz) w/ATmega328</w:t>
      </w:r>
    </w:p>
    <w:p w14:paraId="69499E05" w14:textId="77777777" w:rsidR="009E4DE4" w:rsidRDefault="00E20C25">
      <w:pPr>
        <w:numPr>
          <w:ilvl w:val="1"/>
          <w:numId w:val="5"/>
        </w:numPr>
      </w:pPr>
      <w:r>
        <w:t xml:space="preserve">Herramientas→ Programador→ </w:t>
      </w:r>
      <w:proofErr w:type="spellStart"/>
      <w:r>
        <w:t>USBasp</w:t>
      </w:r>
      <w:proofErr w:type="spellEnd"/>
    </w:p>
    <w:p w14:paraId="48402305" w14:textId="77777777" w:rsidR="009E4DE4" w:rsidRDefault="00E20C25">
      <w:pPr>
        <w:rPr>
          <w:b/>
        </w:rPr>
      </w:pPr>
      <w:r>
        <w:rPr>
          <w:b/>
          <w:noProof/>
        </w:rPr>
        <w:drawing>
          <wp:anchor distT="114300" distB="114300" distL="114300" distR="114300" simplePos="0" relativeHeight="5" behindDoc="0" locked="0" layoutInCell="1" allowOverlap="1" wp14:anchorId="22B8CF10" wp14:editId="26EC5D73">
            <wp:simplePos x="0" y="0"/>
            <wp:positionH relativeFrom="column">
              <wp:posOffset>3674745</wp:posOffset>
            </wp:positionH>
            <wp:positionV relativeFrom="paragraph">
              <wp:posOffset>142875</wp:posOffset>
            </wp:positionV>
            <wp:extent cx="2445385" cy="2915285"/>
            <wp:effectExtent l="0" t="0" r="0" b="0"/>
            <wp:wrapSquare wrapText="bothSides"/>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5"/>
                    <a:srcRect l="23413" r="31356" b="3778"/>
                    <a:stretch>
                      <a:fillRect/>
                    </a:stretch>
                  </pic:blipFill>
                  <pic:spPr bwMode="auto">
                    <a:xfrm>
                      <a:off x="0" y="0"/>
                      <a:ext cx="2445385" cy="2915285"/>
                    </a:xfrm>
                    <a:prstGeom prst="rect">
                      <a:avLst/>
                    </a:prstGeom>
                  </pic:spPr>
                </pic:pic>
              </a:graphicData>
            </a:graphic>
          </wp:anchor>
        </w:drawing>
      </w:r>
      <w:r>
        <w:rPr>
          <w:b/>
          <w:noProof/>
        </w:rPr>
        <w:drawing>
          <wp:anchor distT="114300" distB="114300" distL="114300" distR="114300" simplePos="0" relativeHeight="6" behindDoc="0" locked="0" layoutInCell="1" allowOverlap="1" wp14:anchorId="54C9C6F0" wp14:editId="5BE1CDF0">
            <wp:simplePos x="0" y="0"/>
            <wp:positionH relativeFrom="column">
              <wp:posOffset>95250</wp:posOffset>
            </wp:positionH>
            <wp:positionV relativeFrom="paragraph">
              <wp:posOffset>152400</wp:posOffset>
            </wp:positionV>
            <wp:extent cx="3016885" cy="2896235"/>
            <wp:effectExtent l="0" t="0" r="0" b="0"/>
            <wp:wrapSquare wrapText="bothSides"/>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6"/>
                    <a:srcRect l="23103" r="18451"/>
                    <a:stretch>
                      <a:fillRect/>
                    </a:stretch>
                  </pic:blipFill>
                  <pic:spPr bwMode="auto">
                    <a:xfrm>
                      <a:off x="0" y="0"/>
                      <a:ext cx="3016885" cy="2896235"/>
                    </a:xfrm>
                    <a:prstGeom prst="rect">
                      <a:avLst/>
                    </a:prstGeom>
                  </pic:spPr>
                </pic:pic>
              </a:graphicData>
            </a:graphic>
          </wp:anchor>
        </w:drawing>
      </w:r>
    </w:p>
    <w:p w14:paraId="5F8C64A9" w14:textId="77777777" w:rsidR="009E4DE4" w:rsidRDefault="009E4DE4">
      <w:pPr>
        <w:rPr>
          <w:b/>
        </w:rPr>
      </w:pPr>
    </w:p>
    <w:p w14:paraId="27FE8C2D" w14:textId="77777777" w:rsidR="009E4DE4" w:rsidRDefault="009E4DE4">
      <w:pPr>
        <w:rPr>
          <w:b/>
        </w:rPr>
      </w:pPr>
    </w:p>
    <w:p w14:paraId="6B545996" w14:textId="77777777" w:rsidR="009E4DE4" w:rsidRDefault="009E4DE4">
      <w:pPr>
        <w:rPr>
          <w:b/>
        </w:rPr>
      </w:pPr>
    </w:p>
    <w:p w14:paraId="1DFDB506" w14:textId="77777777" w:rsidR="009E4DE4" w:rsidRDefault="009E4DE4">
      <w:pPr>
        <w:rPr>
          <w:b/>
        </w:rPr>
      </w:pPr>
    </w:p>
    <w:p w14:paraId="29165F74" w14:textId="77777777" w:rsidR="009E4DE4" w:rsidRDefault="009E4DE4">
      <w:pPr>
        <w:rPr>
          <w:b/>
        </w:rPr>
      </w:pPr>
    </w:p>
    <w:p w14:paraId="5A58A86D" w14:textId="77777777" w:rsidR="009E4DE4" w:rsidRDefault="009E4DE4">
      <w:pPr>
        <w:rPr>
          <w:b/>
        </w:rPr>
      </w:pPr>
    </w:p>
    <w:p w14:paraId="16423BC9" w14:textId="77777777" w:rsidR="009E4DE4" w:rsidRDefault="009E4DE4">
      <w:pPr>
        <w:rPr>
          <w:b/>
        </w:rPr>
      </w:pPr>
    </w:p>
    <w:p w14:paraId="05FC4DDD" w14:textId="77777777" w:rsidR="009E4DE4" w:rsidRDefault="009E4DE4">
      <w:pPr>
        <w:rPr>
          <w:b/>
        </w:rPr>
      </w:pPr>
    </w:p>
    <w:p w14:paraId="3B43C178" w14:textId="77777777" w:rsidR="009E4DE4" w:rsidRDefault="009E4DE4">
      <w:pPr>
        <w:rPr>
          <w:b/>
        </w:rPr>
      </w:pPr>
    </w:p>
    <w:p w14:paraId="3161FC8D" w14:textId="77777777" w:rsidR="009E4DE4" w:rsidRDefault="009E4DE4">
      <w:pPr>
        <w:rPr>
          <w:b/>
        </w:rPr>
      </w:pPr>
    </w:p>
    <w:p w14:paraId="17226C8A" w14:textId="77777777" w:rsidR="009E4DE4" w:rsidRDefault="009E4DE4">
      <w:pPr>
        <w:rPr>
          <w:b/>
        </w:rPr>
      </w:pPr>
    </w:p>
    <w:p w14:paraId="1EAAB045" w14:textId="77777777" w:rsidR="009E4DE4" w:rsidRDefault="009E4DE4">
      <w:pPr>
        <w:rPr>
          <w:b/>
        </w:rPr>
      </w:pPr>
    </w:p>
    <w:p w14:paraId="1538FB25" w14:textId="77777777" w:rsidR="009E4DE4" w:rsidRDefault="009E4DE4">
      <w:pPr>
        <w:rPr>
          <w:b/>
        </w:rPr>
      </w:pPr>
    </w:p>
    <w:p w14:paraId="46077722" w14:textId="77777777" w:rsidR="009E4DE4" w:rsidRDefault="009E4DE4">
      <w:pPr>
        <w:rPr>
          <w:b/>
        </w:rPr>
      </w:pPr>
    </w:p>
    <w:p w14:paraId="27723223" w14:textId="77777777" w:rsidR="009E4DE4" w:rsidRDefault="009E4DE4">
      <w:pPr>
        <w:rPr>
          <w:b/>
        </w:rPr>
      </w:pPr>
    </w:p>
    <w:p w14:paraId="62FA39EF" w14:textId="77777777" w:rsidR="009E4DE4" w:rsidRDefault="009E4DE4">
      <w:pPr>
        <w:rPr>
          <w:b/>
        </w:rPr>
      </w:pPr>
    </w:p>
    <w:p w14:paraId="348D8222" w14:textId="77777777" w:rsidR="009E4DE4" w:rsidRDefault="009E4DE4">
      <w:pPr>
        <w:rPr>
          <w:b/>
        </w:rPr>
      </w:pPr>
    </w:p>
    <w:p w14:paraId="33C612F1" w14:textId="77777777" w:rsidR="009E4DE4" w:rsidRDefault="009E4DE4">
      <w:pPr>
        <w:rPr>
          <w:b/>
        </w:rPr>
      </w:pPr>
    </w:p>
    <w:p w14:paraId="50D1710E" w14:textId="77777777" w:rsidR="009E4DE4" w:rsidRDefault="00E20C25">
      <w:pPr>
        <w:rPr>
          <w:b/>
        </w:rPr>
      </w:pPr>
      <w:r>
        <w:rPr>
          <w:b/>
        </w:rPr>
        <w:t>Configuración de “</w:t>
      </w:r>
      <w:proofErr w:type="spellStart"/>
      <w:r>
        <w:rPr>
          <w:b/>
        </w:rPr>
        <w:t>clock</w:t>
      </w:r>
      <w:proofErr w:type="spellEnd"/>
      <w:r>
        <w:rPr>
          <w:b/>
        </w:rPr>
        <w:t>”</w:t>
      </w:r>
    </w:p>
    <w:p w14:paraId="0DEB0732" w14:textId="77777777" w:rsidR="009E4DE4" w:rsidRDefault="009E4DE4">
      <w:pPr>
        <w:rPr>
          <w:b/>
        </w:rPr>
      </w:pPr>
    </w:p>
    <w:p w14:paraId="0C7FCC3A" w14:textId="77777777" w:rsidR="009E4DE4" w:rsidRDefault="00E20C25">
      <w:r>
        <w:t xml:space="preserve">El reloj tiene su propia pila y aunque apagues tu </w:t>
      </w:r>
      <w:proofErr w:type="spellStart"/>
      <w:r>
        <w:t>arduino</w:t>
      </w:r>
      <w:proofErr w:type="spellEnd"/>
      <w:r>
        <w:t xml:space="preserve"> seguirá contando la hora, por lo </w:t>
      </w:r>
      <w:proofErr w:type="gramStart"/>
      <w:r>
        <w:t>tanto</w:t>
      </w:r>
      <w:proofErr w:type="gramEnd"/>
      <w:r>
        <w:t xml:space="preserve"> no tend</w:t>
      </w:r>
      <w:r>
        <w:t xml:space="preserve">rás que sincronizar el reloj cada vez que uses </w:t>
      </w:r>
      <w:proofErr w:type="spellStart"/>
      <w:r>
        <w:t>arduino</w:t>
      </w:r>
      <w:proofErr w:type="spellEnd"/>
      <w:r>
        <w:t>.</w:t>
      </w:r>
    </w:p>
    <w:p w14:paraId="1DCA965A" w14:textId="77777777" w:rsidR="009E4DE4" w:rsidRDefault="00E20C25">
      <w:pPr>
        <w:numPr>
          <w:ilvl w:val="0"/>
          <w:numId w:val="6"/>
        </w:numPr>
      </w:pPr>
      <w:r>
        <w:t>C</w:t>
      </w:r>
      <w:r>
        <w:t xml:space="preserve">onectar el </w:t>
      </w:r>
      <w:proofErr w:type="spellStart"/>
      <w:r>
        <w:t>arduino</w:t>
      </w:r>
      <w:proofErr w:type="spellEnd"/>
      <w:r>
        <w:t xml:space="preserve"> a</w:t>
      </w:r>
      <w:r>
        <w:t>l</w:t>
      </w:r>
      <w:r>
        <w:t xml:space="preserve"> ordenador</w:t>
      </w:r>
      <w:r>
        <w:rPr>
          <w:noProof/>
        </w:rPr>
        <w:drawing>
          <wp:anchor distT="114300" distB="114300" distL="114300" distR="114300" simplePos="0" relativeHeight="4" behindDoc="0" locked="0" layoutInCell="1" allowOverlap="1" wp14:anchorId="00A6477C" wp14:editId="0611049E">
            <wp:simplePos x="0" y="0"/>
            <wp:positionH relativeFrom="column">
              <wp:posOffset>4676775</wp:posOffset>
            </wp:positionH>
            <wp:positionV relativeFrom="paragraph">
              <wp:posOffset>276225</wp:posOffset>
            </wp:positionV>
            <wp:extent cx="1443355" cy="1734185"/>
            <wp:effectExtent l="0" t="0" r="0" b="0"/>
            <wp:wrapSquare wrapText="bothSides"/>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pic:cNvPicPr>
                      <a:picLocks noChangeAspect="1" noChangeArrowheads="1"/>
                    </pic:cNvPicPr>
                  </pic:nvPicPr>
                  <pic:blipFill>
                    <a:blip r:embed="rId7"/>
                    <a:srcRect l="26995" t="3412" r="36180" b="17585"/>
                    <a:stretch>
                      <a:fillRect/>
                    </a:stretch>
                  </pic:blipFill>
                  <pic:spPr bwMode="auto">
                    <a:xfrm>
                      <a:off x="0" y="0"/>
                      <a:ext cx="1443355" cy="1734185"/>
                    </a:xfrm>
                    <a:prstGeom prst="rect">
                      <a:avLst/>
                    </a:prstGeom>
                  </pic:spPr>
                </pic:pic>
              </a:graphicData>
            </a:graphic>
          </wp:anchor>
        </w:drawing>
      </w:r>
      <w:r>
        <w:t>.</w:t>
      </w:r>
    </w:p>
    <w:p w14:paraId="7FF6C6E5" w14:textId="77777777" w:rsidR="009E4DE4" w:rsidRDefault="00E20C25">
      <w:pPr>
        <w:ind w:left="720"/>
      </w:pPr>
      <w:r>
        <w:t>Nota: D</w:t>
      </w:r>
      <w:r>
        <w:t>ebes tener cu</w:t>
      </w:r>
      <w:r>
        <w:t>i</w:t>
      </w:r>
      <w:r>
        <w:t xml:space="preserve">dado al enchufar el cable que conecta el </w:t>
      </w:r>
      <w:proofErr w:type="spellStart"/>
      <w:r>
        <w:t>arduino</w:t>
      </w:r>
      <w:proofErr w:type="spellEnd"/>
      <w:r>
        <w:t xml:space="preserve"> con el </w:t>
      </w:r>
      <w:proofErr w:type="gramStart"/>
      <w:r>
        <w:t>pc  ya</w:t>
      </w:r>
      <w:proofErr w:type="gramEnd"/>
      <w:r>
        <w:t xml:space="preserve"> que si lo enchufas al revés no podrás cargar los datos en tu placa. La forma </w:t>
      </w:r>
      <w:r>
        <w:t>correcta de enchufarlo es haciendo coincidi</w:t>
      </w:r>
      <w:r>
        <w:t>r las letr</w:t>
      </w:r>
      <w:r>
        <w:t xml:space="preserve">as BDK y GNT escritas a cada lado del enchufe y </w:t>
      </w:r>
      <w:proofErr w:type="spellStart"/>
      <w:r>
        <w:t>arduino</w:t>
      </w:r>
      <w:proofErr w:type="spellEnd"/>
      <w:r>
        <w:t>.</w:t>
      </w:r>
    </w:p>
    <w:p w14:paraId="393934FB" w14:textId="77777777" w:rsidR="009E4DE4" w:rsidRDefault="00E20C25">
      <w:pPr>
        <w:numPr>
          <w:ilvl w:val="0"/>
          <w:numId w:val="6"/>
        </w:numPr>
      </w:pPr>
      <w:r>
        <w:t>A</w:t>
      </w:r>
      <w:r>
        <w:t>br</w:t>
      </w:r>
      <w:r>
        <w:t>ir</w:t>
      </w:r>
      <w:r>
        <w:t xml:space="preserve"> el archivo “</w:t>
      </w:r>
      <w:proofErr w:type="spellStart"/>
      <w:r>
        <w:t>clock</w:t>
      </w:r>
      <w:proofErr w:type="spellEnd"/>
      <w:r>
        <w:t>”</w:t>
      </w:r>
      <w:r>
        <w:t xml:space="preserve">: Archivo-&gt; Abrir-&gt; (buscar el archivo </w:t>
      </w:r>
      <w:proofErr w:type="spellStart"/>
      <w:r>
        <w:t>clock</w:t>
      </w:r>
      <w:proofErr w:type="spellEnd"/>
      <w:r>
        <w:t xml:space="preserve"> que está dentro de la carpeta </w:t>
      </w:r>
      <w:proofErr w:type="spellStart"/>
      <w:r>
        <w:t>btmboardmaster</w:t>
      </w:r>
      <w:proofErr w:type="spellEnd"/>
      <w:r>
        <w:t>--&gt;software)</w:t>
      </w:r>
    </w:p>
    <w:p w14:paraId="62B24956" w14:textId="77777777" w:rsidR="009E4DE4" w:rsidRDefault="00E20C25">
      <w:pPr>
        <w:numPr>
          <w:ilvl w:val="0"/>
          <w:numId w:val="6"/>
        </w:numPr>
      </w:pPr>
      <w:r>
        <w:t>E</w:t>
      </w:r>
      <w:r>
        <w:t>scribir en “</w:t>
      </w:r>
      <w:proofErr w:type="spellStart"/>
      <w:r>
        <w:t>RTC.set</w:t>
      </w:r>
      <w:r>
        <w:t>DateTime</w:t>
      </w:r>
      <w:proofErr w:type="spellEnd"/>
      <w:r>
        <w:t xml:space="preserve">” el día y hora (sin 0 a la izquierda). </w:t>
      </w:r>
      <w:r>
        <w:t>Trucos:</w:t>
      </w:r>
    </w:p>
    <w:p w14:paraId="6CB4655F" w14:textId="77777777" w:rsidR="009E4DE4" w:rsidRDefault="00E20C25">
      <w:pPr>
        <w:numPr>
          <w:ilvl w:val="1"/>
          <w:numId w:val="6"/>
        </w:numPr>
      </w:pPr>
      <w:r>
        <w:lastRenderedPageBreak/>
        <w:t xml:space="preserve">Escribir unos segundos más tarde del minuto actual para paliar el hecho de que el mensaje tardará un poco en mandarse al reloj. </w:t>
      </w:r>
    </w:p>
    <w:p w14:paraId="5FA1D463" w14:textId="77777777" w:rsidR="009E4DE4" w:rsidRDefault="00E20C25">
      <w:pPr>
        <w:numPr>
          <w:ilvl w:val="1"/>
          <w:numId w:val="6"/>
        </w:numPr>
      </w:pPr>
      <w:r>
        <w:t>Para tener mayor precisión, escribe la hora con varios minutos de más y</w:t>
      </w:r>
      <w:r>
        <w:t xml:space="preserve"> cuando sea justo esa hora pulsa el botón de </w:t>
      </w:r>
      <w:proofErr w:type="spellStart"/>
      <w:r>
        <w:t>reset</w:t>
      </w:r>
      <w:proofErr w:type="spellEnd"/>
      <w:r>
        <w:t xml:space="preserve"> (que está en el hardware del </w:t>
      </w:r>
      <w:proofErr w:type="spellStart"/>
      <w:r>
        <w:t>arduino</w:t>
      </w:r>
      <w:proofErr w:type="spellEnd"/>
      <w:r>
        <w:t xml:space="preserve">). </w:t>
      </w:r>
      <w:r>
        <w:t xml:space="preserve"> </w:t>
      </w:r>
    </w:p>
    <w:p w14:paraId="5E5DC2F0" w14:textId="77777777" w:rsidR="009E4DE4" w:rsidRDefault="00E20C25">
      <w:pPr>
        <w:numPr>
          <w:ilvl w:val="0"/>
          <w:numId w:val="6"/>
        </w:numPr>
      </w:pPr>
      <w:r>
        <w:t xml:space="preserve">Mandar el archivo a </w:t>
      </w:r>
      <w:proofErr w:type="spellStart"/>
      <w:r>
        <w:t>arduino</w:t>
      </w:r>
      <w:proofErr w:type="spellEnd"/>
      <w:r>
        <w:t>: pulsando el botón “C</w:t>
      </w:r>
      <w:r>
        <w:t>argar</w:t>
      </w:r>
      <w:r>
        <w:t xml:space="preserve">” </w:t>
      </w:r>
      <w:r>
        <w:t xml:space="preserve">que está simbolizado con una flecha hacia la derecha en la esquina superior izquierda de la pantalla. </w:t>
      </w:r>
    </w:p>
    <w:p w14:paraId="4E0C5D62" w14:textId="77777777" w:rsidR="009E4DE4" w:rsidRDefault="00E20C25">
      <w:pPr>
        <w:numPr>
          <w:ilvl w:val="0"/>
          <w:numId w:val="6"/>
        </w:numPr>
      </w:pPr>
      <w:r>
        <w:t>Compr</w:t>
      </w:r>
      <w:r>
        <w:t>obar</w:t>
      </w:r>
      <w:r>
        <w:t xml:space="preserve"> que el reloj funcion</w:t>
      </w:r>
      <w:r>
        <w:t>a</w:t>
      </w:r>
      <w:r>
        <w:t xml:space="preserve">: Herramientas→ </w:t>
      </w:r>
      <w:r>
        <w:t>M</w:t>
      </w:r>
      <w:r>
        <w:t>onitor serial→ 19200</w:t>
      </w:r>
      <w:proofErr w:type="gramStart"/>
      <w:r>
        <w:t>baud;  tiene</w:t>
      </w:r>
      <w:proofErr w:type="gramEnd"/>
      <w:r>
        <w:t xml:space="preserve"> que poner la hor</w:t>
      </w:r>
      <w:r>
        <w:rPr>
          <w:noProof/>
        </w:rPr>
        <w:drawing>
          <wp:anchor distT="114300" distB="114300" distL="114300" distR="114300" simplePos="0" relativeHeight="3" behindDoc="0" locked="0" layoutInCell="1" allowOverlap="1" wp14:anchorId="55EAC716" wp14:editId="2AE48A57">
            <wp:simplePos x="0" y="0"/>
            <wp:positionH relativeFrom="column">
              <wp:posOffset>3914775</wp:posOffset>
            </wp:positionH>
            <wp:positionV relativeFrom="paragraph">
              <wp:posOffset>400050</wp:posOffset>
            </wp:positionV>
            <wp:extent cx="1551305" cy="1332230"/>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8"/>
                    <a:srcRect l="41152" t="29212" r="28021" b="23561"/>
                    <a:stretch>
                      <a:fillRect/>
                    </a:stretch>
                  </pic:blipFill>
                  <pic:spPr bwMode="auto">
                    <a:xfrm>
                      <a:off x="0" y="0"/>
                      <a:ext cx="1551305" cy="1332230"/>
                    </a:xfrm>
                    <a:prstGeom prst="rect">
                      <a:avLst/>
                    </a:prstGeom>
                  </pic:spPr>
                </pic:pic>
              </a:graphicData>
            </a:graphic>
          </wp:anchor>
        </w:drawing>
      </w:r>
      <w:r>
        <w:t>a a cada segundo.</w:t>
      </w:r>
    </w:p>
    <w:p w14:paraId="4B675D88" w14:textId="77777777" w:rsidR="009E4DE4" w:rsidRDefault="00E20C25">
      <w:r>
        <w:rPr>
          <w:noProof/>
        </w:rPr>
        <w:drawing>
          <wp:anchor distT="114300" distB="114300" distL="114300" distR="114300" simplePos="0" relativeHeight="2" behindDoc="0" locked="0" layoutInCell="1" allowOverlap="1" wp14:anchorId="1C9C030D" wp14:editId="282DBC3A">
            <wp:simplePos x="0" y="0"/>
            <wp:positionH relativeFrom="column">
              <wp:posOffset>466725</wp:posOffset>
            </wp:positionH>
            <wp:positionV relativeFrom="paragraph">
              <wp:posOffset>285750</wp:posOffset>
            </wp:positionV>
            <wp:extent cx="3030855" cy="589915"/>
            <wp:effectExtent l="0" t="0" r="0" b="0"/>
            <wp:wrapSquare wrapText="bothSides"/>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9"/>
                    <a:srcRect l="27295" t="3395" r="36057" b="83828"/>
                    <a:stretch>
                      <a:fillRect/>
                    </a:stretch>
                  </pic:blipFill>
                  <pic:spPr bwMode="auto">
                    <a:xfrm>
                      <a:off x="0" y="0"/>
                      <a:ext cx="3030855" cy="589915"/>
                    </a:xfrm>
                    <a:prstGeom prst="rect">
                      <a:avLst/>
                    </a:prstGeom>
                  </pic:spPr>
                </pic:pic>
              </a:graphicData>
            </a:graphic>
          </wp:anchor>
        </w:drawing>
      </w:r>
    </w:p>
    <w:p w14:paraId="577BF795" w14:textId="77777777" w:rsidR="009E4DE4" w:rsidRDefault="009E4DE4"/>
    <w:p w14:paraId="49D5EC6A" w14:textId="77777777" w:rsidR="009E4DE4" w:rsidRDefault="009E4DE4">
      <w:pPr>
        <w:rPr>
          <w:b/>
        </w:rPr>
      </w:pPr>
    </w:p>
    <w:p w14:paraId="2EDB7DD1" w14:textId="77777777" w:rsidR="009E4DE4" w:rsidRDefault="009E4DE4">
      <w:pPr>
        <w:rPr>
          <w:b/>
        </w:rPr>
      </w:pPr>
    </w:p>
    <w:p w14:paraId="35769690" w14:textId="77777777" w:rsidR="009E4DE4" w:rsidRDefault="009E4DE4">
      <w:pPr>
        <w:rPr>
          <w:b/>
        </w:rPr>
      </w:pPr>
    </w:p>
    <w:p w14:paraId="217AF1C6" w14:textId="77777777" w:rsidR="009E4DE4" w:rsidRDefault="009E4DE4">
      <w:pPr>
        <w:rPr>
          <w:b/>
        </w:rPr>
      </w:pPr>
    </w:p>
    <w:p w14:paraId="0499FC25" w14:textId="77777777" w:rsidR="009E4DE4" w:rsidRDefault="009E4DE4">
      <w:pPr>
        <w:rPr>
          <w:b/>
        </w:rPr>
      </w:pPr>
    </w:p>
    <w:p w14:paraId="226AC84C" w14:textId="77777777" w:rsidR="009E4DE4" w:rsidRDefault="009E4DE4">
      <w:pPr>
        <w:rPr>
          <w:b/>
        </w:rPr>
      </w:pPr>
    </w:p>
    <w:p w14:paraId="7592CF91" w14:textId="77777777" w:rsidR="009E4DE4" w:rsidRDefault="009E4DE4">
      <w:pPr>
        <w:rPr>
          <w:b/>
        </w:rPr>
      </w:pPr>
    </w:p>
    <w:p w14:paraId="1C31E437" w14:textId="77777777" w:rsidR="009E4DE4" w:rsidRDefault="00E20C25">
      <w:pPr>
        <w:rPr>
          <w:b/>
        </w:rPr>
      </w:pPr>
      <w:r>
        <w:rPr>
          <w:b/>
        </w:rPr>
        <w:t>Configuración de “</w:t>
      </w:r>
      <w:proofErr w:type="spellStart"/>
      <w:r>
        <w:rPr>
          <w:b/>
        </w:rPr>
        <w:t>datalog</w:t>
      </w:r>
      <w:proofErr w:type="spellEnd"/>
      <w:r>
        <w:rPr>
          <w:b/>
        </w:rPr>
        <w:t>”</w:t>
      </w:r>
    </w:p>
    <w:p w14:paraId="410CD33E" w14:textId="77777777" w:rsidR="009E4DE4" w:rsidRDefault="009E4DE4">
      <w:pPr>
        <w:rPr>
          <w:b/>
        </w:rPr>
      </w:pPr>
    </w:p>
    <w:p w14:paraId="2410D362" w14:textId="77777777" w:rsidR="009E4DE4" w:rsidRDefault="00E20C25">
      <w:r>
        <w:t>E</w:t>
      </w:r>
      <w:r>
        <w:t>s el programa que permit</w:t>
      </w:r>
      <w:r>
        <w:t>irá</w:t>
      </w:r>
      <w:r>
        <w:t xml:space="preserve"> que se </w:t>
      </w:r>
      <w:r>
        <w:t>tomen los</w:t>
      </w:r>
      <w:r>
        <w:t xml:space="preserve"> datos peri</w:t>
      </w:r>
      <w:r>
        <w:t>ó</w:t>
      </w:r>
      <w:r>
        <w:t xml:space="preserve">dicamente. </w:t>
      </w:r>
    </w:p>
    <w:p w14:paraId="348A129F" w14:textId="77777777" w:rsidR="009E4DE4" w:rsidRDefault="00E20C25">
      <w:pPr>
        <w:numPr>
          <w:ilvl w:val="0"/>
          <w:numId w:val="7"/>
        </w:numPr>
      </w:pPr>
      <w:r>
        <w:t>Archivo-&gt;abrir-&gt;</w:t>
      </w:r>
      <w:proofErr w:type="spellStart"/>
      <w:r>
        <w:t>btmboardmaster</w:t>
      </w:r>
      <w:proofErr w:type="spellEnd"/>
      <w:r>
        <w:t>-&gt;softwa</w:t>
      </w:r>
      <w:r>
        <w:t>re-&gt;</w:t>
      </w:r>
      <w:proofErr w:type="spellStart"/>
      <w:r>
        <w:t>datalog</w:t>
      </w:r>
      <w:proofErr w:type="spellEnd"/>
    </w:p>
    <w:p w14:paraId="2FF92432" w14:textId="77777777" w:rsidR="009E4DE4" w:rsidRDefault="00E20C25">
      <w:pPr>
        <w:numPr>
          <w:ilvl w:val="0"/>
          <w:numId w:val="7"/>
        </w:numPr>
      </w:pPr>
      <w:r>
        <w:t xml:space="preserve">Escribir la fecha y hora en la que quieras que </w:t>
      </w:r>
      <w:proofErr w:type="spellStart"/>
      <w:r>
        <w:t>arduino</w:t>
      </w:r>
      <w:proofErr w:type="spellEnd"/>
      <w:r>
        <w:t xml:space="preserve"> empiece a medir. </w:t>
      </w:r>
    </w:p>
    <w:p w14:paraId="03EE621E" w14:textId="77777777" w:rsidR="009E4DE4" w:rsidRDefault="00E20C25">
      <w:pPr>
        <w:ind w:left="1440"/>
      </w:pPr>
      <w:r>
        <w:t xml:space="preserve">Ten en cuenta que si escribes una hora muy cercana a la actual es probable que el programa se cargue al </w:t>
      </w:r>
      <w:proofErr w:type="spellStart"/>
      <w:r>
        <w:t>arduino</w:t>
      </w:r>
      <w:proofErr w:type="spellEnd"/>
      <w:r>
        <w:t xml:space="preserve"> posteriormente a la hora que has escrito. Si esto ocurre, t</w:t>
      </w:r>
      <w:r>
        <w:t>u dispositivo empezará a medir el día y la hora que has escrito del mes que viene. Por ello es importante que te asegures que el documento se ha cargado antes de la hora de inicio del experimento.</w:t>
      </w:r>
      <w:r>
        <w:t xml:space="preserve"> </w:t>
      </w:r>
    </w:p>
    <w:p w14:paraId="6B36C51B" w14:textId="77777777" w:rsidR="009E4DE4" w:rsidRDefault="00E20C25">
      <w:r>
        <w:rPr>
          <w:noProof/>
        </w:rPr>
        <w:drawing>
          <wp:anchor distT="0" distB="0" distL="0" distR="0" simplePos="0" relativeHeight="7" behindDoc="0" locked="0" layoutInCell="1" allowOverlap="1" wp14:anchorId="7D9AC0E1" wp14:editId="34E66057">
            <wp:simplePos x="0" y="0"/>
            <wp:positionH relativeFrom="column">
              <wp:align>center</wp:align>
            </wp:positionH>
            <wp:positionV relativeFrom="paragraph">
              <wp:posOffset>635</wp:posOffset>
            </wp:positionV>
            <wp:extent cx="6120130" cy="435610"/>
            <wp:effectExtent l="0" t="0" r="0" b="0"/>
            <wp:wrapTopAndBottom/>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0"/>
                    <a:stretch>
                      <a:fillRect/>
                    </a:stretch>
                  </pic:blipFill>
                  <pic:spPr bwMode="auto">
                    <a:xfrm>
                      <a:off x="0" y="0"/>
                      <a:ext cx="6120130" cy="435610"/>
                    </a:xfrm>
                    <a:prstGeom prst="rect">
                      <a:avLst/>
                    </a:prstGeom>
                  </pic:spPr>
                </pic:pic>
              </a:graphicData>
            </a:graphic>
          </wp:anchor>
        </w:drawing>
      </w:r>
    </w:p>
    <w:p w14:paraId="2F347D18" w14:textId="77777777" w:rsidR="009E4DE4" w:rsidRDefault="00E20C25">
      <w:pPr>
        <w:numPr>
          <w:ilvl w:val="0"/>
          <w:numId w:val="7"/>
        </w:numPr>
      </w:pPr>
      <w:r>
        <w:t>Escribir el i</w:t>
      </w:r>
      <w:r>
        <w:t xml:space="preserve">ntervalo en segundos en el que quieras que </w:t>
      </w:r>
      <w:r>
        <w:t>tome las medidas (</w:t>
      </w:r>
      <w:proofErr w:type="spellStart"/>
      <w:r>
        <w:t>long</w:t>
      </w:r>
      <w:proofErr w:type="spellEnd"/>
      <w:r>
        <w:t xml:space="preserve"> </w:t>
      </w:r>
      <w:proofErr w:type="spellStart"/>
      <w:r>
        <w:t>interval</w:t>
      </w:r>
      <w:proofErr w:type="spellEnd"/>
      <w:r>
        <w:t xml:space="preserve">). </w:t>
      </w:r>
    </w:p>
    <w:p w14:paraId="0BAFC4EF" w14:textId="77777777" w:rsidR="009E4DE4" w:rsidRDefault="00E20C25">
      <w:pPr>
        <w:numPr>
          <w:ilvl w:val="0"/>
          <w:numId w:val="7"/>
        </w:numPr>
      </w:pPr>
      <w:r>
        <w:t xml:space="preserve">Mandar el archivo a </w:t>
      </w:r>
      <w:proofErr w:type="spellStart"/>
      <w:r>
        <w:t>arduino</w:t>
      </w:r>
      <w:proofErr w:type="spellEnd"/>
      <w:r>
        <w:t xml:space="preserve">: pulsando el botón “Cargar” que está simbolizado con una flecha hacia la derecha en la esquina superior izquierda de la pantalla. </w:t>
      </w:r>
    </w:p>
    <w:p w14:paraId="7122B5AD" w14:textId="77777777" w:rsidR="009E4DE4" w:rsidRDefault="00E20C25">
      <w:pPr>
        <w:numPr>
          <w:ilvl w:val="0"/>
          <w:numId w:val="7"/>
        </w:numPr>
      </w:pPr>
      <w:r>
        <w:t xml:space="preserve">Antes de desenchufar el </w:t>
      </w:r>
      <w:proofErr w:type="spellStart"/>
      <w:r>
        <w:t>arduino</w:t>
      </w:r>
      <w:proofErr w:type="spellEnd"/>
      <w:r>
        <w:t xml:space="preserve"> asegúrate de que está conectad</w:t>
      </w:r>
      <w:r>
        <w:t xml:space="preserve">o a una fuente de energía, ya que en caso de que el </w:t>
      </w:r>
      <w:proofErr w:type="spellStart"/>
      <w:r>
        <w:t>arduino</w:t>
      </w:r>
      <w:proofErr w:type="spellEnd"/>
      <w:r>
        <w:t xml:space="preserve"> se apague tendrás que volver a configurar </w:t>
      </w:r>
      <w:proofErr w:type="spellStart"/>
      <w:r>
        <w:t>datalog</w:t>
      </w:r>
      <w:proofErr w:type="spellEnd"/>
      <w:r>
        <w:t xml:space="preserve">. </w:t>
      </w:r>
    </w:p>
    <w:p w14:paraId="5BA0982B" w14:textId="77777777" w:rsidR="009E4DE4" w:rsidRDefault="00E20C25">
      <w:pPr>
        <w:rPr>
          <w:b/>
        </w:rPr>
      </w:pPr>
      <w:r>
        <w:rPr>
          <w:b/>
        </w:rPr>
        <w:t>Problemas con la configuración</w:t>
      </w:r>
    </w:p>
    <w:p w14:paraId="3AFAA03C" w14:textId="77777777" w:rsidR="009E4DE4" w:rsidRDefault="009E4DE4">
      <w:pPr>
        <w:rPr>
          <w:b/>
        </w:rPr>
      </w:pPr>
    </w:p>
    <w:p w14:paraId="3BE1E5E1" w14:textId="77777777" w:rsidR="009E4DE4" w:rsidRDefault="00E20C25">
      <w:r>
        <w:t xml:space="preserve">Yo he tenido varios problemas intentando configurar </w:t>
      </w:r>
      <w:proofErr w:type="spellStart"/>
      <w:r>
        <w:t>arduino</w:t>
      </w:r>
      <w:proofErr w:type="spellEnd"/>
      <w:r>
        <w:t xml:space="preserve">, los iré escribiendo por si te ayudan con los problemas que hayas podido tener: </w:t>
      </w:r>
    </w:p>
    <w:p w14:paraId="643CB889" w14:textId="77777777" w:rsidR="009E4DE4" w:rsidRDefault="00E20C25">
      <w:pPr>
        <w:numPr>
          <w:ilvl w:val="0"/>
          <w:numId w:val="8"/>
        </w:numPr>
      </w:pPr>
      <w:r>
        <w:t xml:space="preserve">Me descargué una versión de Arduino 1.0.6 para </w:t>
      </w:r>
      <w:proofErr w:type="gramStart"/>
      <w:r>
        <w:t xml:space="preserve">una </w:t>
      </w:r>
      <w:r>
        <w:t>tipo</w:t>
      </w:r>
      <w:proofErr w:type="gramEnd"/>
      <w:r>
        <w:t xml:space="preserve"> de sistema operativo</w:t>
      </w:r>
      <w:r>
        <w:t xml:space="preserve"> Linux que no tenía. Aseg</w:t>
      </w:r>
      <w:r>
        <w:t>ú</w:t>
      </w:r>
      <w:r>
        <w:t xml:space="preserve">rate de </w:t>
      </w:r>
      <w:r>
        <w:t>cuál es tu versión de software al descargarte el programa</w:t>
      </w:r>
    </w:p>
    <w:p w14:paraId="08804AC5" w14:textId="77777777" w:rsidR="009E4DE4" w:rsidRDefault="00E20C25">
      <w:pPr>
        <w:numPr>
          <w:ilvl w:val="0"/>
          <w:numId w:val="8"/>
        </w:numPr>
      </w:pPr>
      <w:r>
        <w:t xml:space="preserve">Mi ordenador no tenía el programa “java” descargado y por lo tanto no podía abrir el programa adecuadamente. En teoría al descargarte el software de </w:t>
      </w:r>
      <w:proofErr w:type="spellStart"/>
      <w:r>
        <w:t>arduino</w:t>
      </w:r>
      <w:proofErr w:type="spellEnd"/>
      <w:r>
        <w:t>, te descargarás una carpeta con todas las</w:t>
      </w:r>
      <w:r>
        <w:t xml:space="preserve"> cosas necesarias dentro, pero en mi caso, si se descargó “java”</w:t>
      </w:r>
      <w:r>
        <w:t xml:space="preserve">, </w:t>
      </w:r>
      <w:r>
        <w:t xml:space="preserve">no era compatible con mi ordenador o tuvo algún problema al instalarse. Tras este problema cambié el ordenador que usaba para el proyecto por uno </w:t>
      </w:r>
      <w:r>
        <w:t>con W</w:t>
      </w:r>
      <w:r>
        <w:t>indows.</w:t>
      </w:r>
    </w:p>
    <w:p w14:paraId="3CC129BB" w14:textId="77777777" w:rsidR="009E4DE4" w:rsidRDefault="00E20C25">
      <w:pPr>
        <w:numPr>
          <w:ilvl w:val="0"/>
          <w:numId w:val="8"/>
        </w:numPr>
      </w:pPr>
      <w:r>
        <w:t>El ordenador no era capaz de de</w:t>
      </w:r>
      <w:r>
        <w:t xml:space="preserve">tectar a </w:t>
      </w:r>
      <w:proofErr w:type="spellStart"/>
      <w:r>
        <w:t>arduino</w:t>
      </w:r>
      <w:proofErr w:type="spellEnd"/>
      <w:r>
        <w:t xml:space="preserve"> una vez conectado, esto se debía a dos problemas: </w:t>
      </w:r>
    </w:p>
    <w:p w14:paraId="596AAD52" w14:textId="77777777" w:rsidR="009E4DE4" w:rsidRDefault="00E20C25">
      <w:pPr>
        <w:numPr>
          <w:ilvl w:val="1"/>
          <w:numId w:val="8"/>
        </w:numPr>
      </w:pPr>
      <w:r>
        <w:t xml:space="preserve">El cable estaba puesto al revés en el </w:t>
      </w:r>
      <w:proofErr w:type="spellStart"/>
      <w:r>
        <w:t>arduino</w:t>
      </w:r>
      <w:proofErr w:type="spellEnd"/>
    </w:p>
    <w:p w14:paraId="6C87FA14" w14:textId="77777777" w:rsidR="009E4DE4" w:rsidRDefault="00E20C25">
      <w:pPr>
        <w:numPr>
          <w:ilvl w:val="1"/>
          <w:numId w:val="8"/>
        </w:numPr>
      </w:pPr>
      <w:r>
        <w:t xml:space="preserve">El ordenador necesitaba unos programas llamados “drivers” que permiten detectar puertos USB (que es el cable que une tu ordenador al </w:t>
      </w:r>
      <w:proofErr w:type="spellStart"/>
      <w:r>
        <w:t>arduino</w:t>
      </w:r>
      <w:proofErr w:type="spellEnd"/>
      <w:r>
        <w:t xml:space="preserve">) </w:t>
      </w:r>
      <w:r>
        <w:t xml:space="preserve">como puertos COM (que son los puertos que detecta el programa del software de </w:t>
      </w:r>
      <w:proofErr w:type="spellStart"/>
      <w:r>
        <w:t>arduino</w:t>
      </w:r>
      <w:proofErr w:type="spellEnd"/>
      <w:r>
        <w:t xml:space="preserve">). En teoría en la </w:t>
      </w:r>
      <w:r>
        <w:lastRenderedPageBreak/>
        <w:t>carpeta que descargaste de Arduino 1.0.6 deberían venir los drivers que necesitas para poder detectar tus puertos USB, pero es posible que los drivers q</w:t>
      </w:r>
      <w:r>
        <w:t>ue ya te has descargado no sirvan para tu ordenador. Para descargarnos los drivers que necesitábamos utilizamos una guía que adjuntaré a esta memoria</w:t>
      </w:r>
    </w:p>
    <w:p w14:paraId="3791C28F" w14:textId="77777777" w:rsidR="009E4DE4" w:rsidRDefault="00E20C25">
      <w:pPr>
        <w:numPr>
          <w:ilvl w:val="0"/>
          <w:numId w:val="8"/>
        </w:numPr>
      </w:pPr>
      <w:r>
        <w:t>Al intentar cargar los datos me da error “</w:t>
      </w:r>
      <w:proofErr w:type="spellStart"/>
      <w:r>
        <w:t>avrdude</w:t>
      </w:r>
      <w:proofErr w:type="spellEnd"/>
      <w:r>
        <w:t>: stk500_</w:t>
      </w:r>
      <w:proofErr w:type="gramStart"/>
      <w:r>
        <w:t>getsync(</w:t>
      </w:r>
      <w:proofErr w:type="gramEnd"/>
      <w:r>
        <w:t xml:space="preserve">) : </w:t>
      </w:r>
      <w:proofErr w:type="spellStart"/>
      <w:r>
        <w:t>not</w:t>
      </w:r>
      <w:proofErr w:type="spellEnd"/>
      <w:r>
        <w:t xml:space="preserve"> in </w:t>
      </w:r>
      <w:proofErr w:type="spellStart"/>
      <w:r>
        <w:t>sync</w:t>
      </w:r>
      <w:proofErr w:type="spellEnd"/>
      <w:r>
        <w:t xml:space="preserve">: </w:t>
      </w:r>
      <w:proofErr w:type="spellStart"/>
      <w:r>
        <w:t>resp</w:t>
      </w:r>
      <w:proofErr w:type="spellEnd"/>
      <w:r>
        <w:t>=0x00</w:t>
      </w:r>
    </w:p>
    <w:p w14:paraId="6DE1B400" w14:textId="77777777" w:rsidR="009E4DE4" w:rsidRDefault="00E20C25">
      <w:pPr>
        <w:numPr>
          <w:ilvl w:val="1"/>
          <w:numId w:val="8"/>
        </w:numPr>
      </w:pPr>
      <w:r>
        <w:t>Comprueba que</w:t>
      </w:r>
      <w:r>
        <w:t xml:space="preserve"> has abierto el programa como administrador</w:t>
      </w:r>
    </w:p>
    <w:p w14:paraId="06C34BDB" w14:textId="77777777" w:rsidR="009E4DE4" w:rsidRDefault="00E20C25">
      <w:pPr>
        <w:numPr>
          <w:ilvl w:val="1"/>
          <w:numId w:val="8"/>
        </w:numPr>
      </w:pPr>
      <w:r>
        <w:t>Comprueba que las pilas están cargadas: con un amperímetro en 1,5V mira que la pila ronde el 1,3 (si está en 0,9 deberías cargarla). Recuerda que el cable rojo es positivo y el negro negativo</w:t>
      </w:r>
    </w:p>
    <w:p w14:paraId="0D41BABF" w14:textId="77777777" w:rsidR="009E4DE4" w:rsidRDefault="00E20C25">
      <w:pPr>
        <w:numPr>
          <w:ilvl w:val="1"/>
          <w:numId w:val="8"/>
        </w:numPr>
      </w:pPr>
      <w:r>
        <w:t>Comprueba que el pro</w:t>
      </w:r>
      <w:r>
        <w:t>grama está detectando tu puerto USB correctamente y que el ordenador también lo detecta bien</w:t>
      </w:r>
    </w:p>
    <w:p w14:paraId="2DA5EEFB" w14:textId="77777777" w:rsidR="009E4DE4" w:rsidRDefault="00E20C25">
      <w:pPr>
        <w:numPr>
          <w:ilvl w:val="1"/>
          <w:numId w:val="8"/>
        </w:numPr>
      </w:pPr>
      <w:proofErr w:type="gramStart"/>
      <w:r>
        <w:t>Resetea</w:t>
      </w:r>
      <w:proofErr w:type="gramEnd"/>
      <w:r>
        <w:t xml:space="preserve"> a </w:t>
      </w:r>
      <w:proofErr w:type="spellStart"/>
      <w:r>
        <w:t>arduino</w:t>
      </w:r>
      <w:proofErr w:type="spellEnd"/>
      <w:r>
        <w:t xml:space="preserve"> pulsan</w:t>
      </w:r>
      <w:bookmarkStart w:id="1" w:name="_GoBack"/>
      <w:bookmarkEnd w:id="1"/>
      <w:r>
        <w:t xml:space="preserve">do su botón de </w:t>
      </w:r>
      <w:proofErr w:type="spellStart"/>
      <w:r>
        <w:t>reset</w:t>
      </w:r>
      <w:proofErr w:type="spellEnd"/>
    </w:p>
    <w:p w14:paraId="51CDD27F" w14:textId="77777777" w:rsidR="009E4DE4" w:rsidRDefault="00E20C25">
      <w:pPr>
        <w:numPr>
          <w:ilvl w:val="1"/>
          <w:numId w:val="8"/>
        </w:numPr>
      </w:pPr>
      <w:r>
        <w:t xml:space="preserve">Comprueba que estás usando la </w:t>
      </w:r>
      <w:proofErr w:type="spellStart"/>
      <w:r>
        <w:t>Board</w:t>
      </w:r>
      <w:proofErr w:type="spellEnd"/>
      <w:r>
        <w:t xml:space="preserve"> correctamente (Herramientas→ Programador→ </w:t>
      </w:r>
      <w:proofErr w:type="spellStart"/>
      <w:r>
        <w:t>USBasp</w:t>
      </w:r>
      <w:proofErr w:type="spellEnd"/>
      <w:r>
        <w:t>)</w:t>
      </w:r>
    </w:p>
    <w:p w14:paraId="60113EA2" w14:textId="77777777" w:rsidR="009E4DE4" w:rsidRDefault="00E20C25">
      <w:pPr>
        <w:numPr>
          <w:ilvl w:val="1"/>
          <w:numId w:val="8"/>
        </w:numPr>
      </w:pPr>
      <w:r>
        <w:t xml:space="preserve">Desconecta el </w:t>
      </w:r>
      <w:proofErr w:type="spellStart"/>
      <w:r>
        <w:t>arduino</w:t>
      </w:r>
      <w:proofErr w:type="spellEnd"/>
      <w:r>
        <w:t>, cierra lo</w:t>
      </w:r>
      <w:r>
        <w:t xml:space="preserve">s programas y vuelve a hacerlo todo. </w:t>
      </w:r>
    </w:p>
    <w:p w14:paraId="109CA74B" w14:textId="77777777" w:rsidR="009E4DE4" w:rsidRDefault="00E20C25">
      <w:pPr>
        <w:numPr>
          <w:ilvl w:val="1"/>
          <w:numId w:val="8"/>
        </w:numPr>
      </w:pPr>
      <w:r>
        <w:t xml:space="preserve">Herramientas→ tarjeta→ Arduino Pro </w:t>
      </w:r>
      <w:proofErr w:type="spellStart"/>
      <w:r>
        <w:t>or</w:t>
      </w:r>
      <w:proofErr w:type="spellEnd"/>
      <w:r>
        <w:t xml:space="preserve"> Pro Mini (3,3v 8MHz) w/ATmega328</w:t>
      </w:r>
    </w:p>
    <w:p w14:paraId="64CAA4F0" w14:textId="37C7A797" w:rsidR="009E4DE4" w:rsidRPr="00E20C25" w:rsidRDefault="00E20C25">
      <w:pPr>
        <w:numPr>
          <w:ilvl w:val="0"/>
          <w:numId w:val="8"/>
        </w:numPr>
      </w:pPr>
      <w:r w:rsidRPr="00E20C25">
        <w:t xml:space="preserve">No se </w:t>
      </w:r>
      <w:r w:rsidRPr="00E20C25">
        <w:t>me copiaban</w:t>
      </w:r>
      <w:r w:rsidRPr="00E20C25">
        <w:t xml:space="preserve"> las cosas en la tarjeta SD: lo apagué todo</w:t>
      </w:r>
      <w:r w:rsidRPr="00E20C25">
        <w:t xml:space="preserve"> y l</w:t>
      </w:r>
      <w:r w:rsidRPr="00E20C25">
        <w:t xml:space="preserve">o volví a encender. </w:t>
      </w:r>
    </w:p>
    <w:p w14:paraId="01751E35" w14:textId="6080E164" w:rsidR="00E20C25" w:rsidRDefault="00E20C25">
      <w:pPr>
        <w:numPr>
          <w:ilvl w:val="0"/>
          <w:numId w:val="8"/>
        </w:numPr>
      </w:pPr>
      <w:r w:rsidRPr="00E20C25">
        <w:rPr>
          <w:rFonts w:cs="Arial"/>
          <w:color w:val="222222"/>
          <w:shd w:val="clear" w:color="auto" w:fill="FFFFFF"/>
        </w:rPr>
        <w:t xml:space="preserve">La instalación en Windows 9 es problemática, los drivers no están y son más difíciles de encontrar. En Windows 10 hay que instalar los drivers para configurar el puerto. Hay un programa para buscar los drivers que se llama </w:t>
      </w:r>
      <w:r w:rsidRPr="00E20C25">
        <w:rPr>
          <w:rFonts w:cs="Arial"/>
          <w:color w:val="222222"/>
          <w:shd w:val="clear" w:color="auto" w:fill="FFFFFF"/>
        </w:rPr>
        <w:t>3dpchip</w:t>
      </w:r>
      <w:r w:rsidRPr="00E20C25">
        <w:rPr>
          <w:rFonts w:cs="Arial"/>
          <w:color w:val="222222"/>
          <w:shd w:val="clear" w:color="auto" w:fill="FFFFFF"/>
        </w:rPr>
        <w:t xml:space="preserve"> </w:t>
      </w:r>
      <w:hyperlink r:id="rId11" w:history="1">
        <w:r w:rsidRPr="00E20C25">
          <w:rPr>
            <w:rStyle w:val="Hipervnculo"/>
          </w:rPr>
          <w:t>https://www.3dpchip.com/3dpchip/index_eng.html</w:t>
        </w:r>
      </w:hyperlink>
      <w:r>
        <w:rPr>
          <w:rFonts w:ascii="Arial" w:hAnsi="Arial" w:cs="Arial"/>
          <w:color w:val="222222"/>
          <w:shd w:val="clear" w:color="auto" w:fill="FFFFFF"/>
        </w:rPr>
        <w:t>.</w:t>
      </w:r>
    </w:p>
    <w:p w14:paraId="4D2669F9" w14:textId="77777777" w:rsidR="009E4DE4" w:rsidRDefault="009E4DE4"/>
    <w:p w14:paraId="55BC46AE" w14:textId="77777777" w:rsidR="009E4DE4" w:rsidRDefault="00E20C25">
      <w:r>
        <w:t>Mi consejo es que si te da erro</w:t>
      </w:r>
      <w:r>
        <w:t>r lo</w:t>
      </w:r>
      <w:r>
        <w:t xml:space="preserve"> copies en internet</w:t>
      </w:r>
      <w:r>
        <w:t xml:space="preserve"> ya </w:t>
      </w:r>
      <w:r>
        <w:t>que</w:t>
      </w:r>
      <w:r>
        <w:t xml:space="preserve"> hay guías bastante sencillas con pasos que debes seguir. </w:t>
      </w:r>
    </w:p>
    <w:p w14:paraId="32F05728" w14:textId="77777777" w:rsidR="009E4DE4" w:rsidRDefault="009E4DE4"/>
    <w:p w14:paraId="494C5A1F" w14:textId="77777777" w:rsidR="009E4DE4" w:rsidRDefault="009E4DE4">
      <w:pPr>
        <w:rPr>
          <w:b/>
        </w:rPr>
      </w:pPr>
    </w:p>
    <w:p w14:paraId="112A20C5" w14:textId="77777777" w:rsidR="009E4DE4" w:rsidRDefault="009E4DE4">
      <w:pPr>
        <w:rPr>
          <w:b/>
        </w:rPr>
      </w:pPr>
    </w:p>
    <w:p w14:paraId="1837E050" w14:textId="77777777" w:rsidR="009E4DE4" w:rsidRDefault="009E4DE4">
      <w:pPr>
        <w:rPr>
          <w:b/>
        </w:rPr>
      </w:pPr>
    </w:p>
    <w:p w14:paraId="32A52020" w14:textId="77777777" w:rsidR="009E4DE4" w:rsidRDefault="009E4DE4">
      <w:pPr>
        <w:rPr>
          <w:b/>
        </w:rPr>
      </w:pPr>
    </w:p>
    <w:p w14:paraId="03CE34E9" w14:textId="77777777" w:rsidR="009E4DE4" w:rsidRDefault="009E4DE4">
      <w:pPr>
        <w:rPr>
          <w:b/>
        </w:rPr>
      </w:pPr>
    </w:p>
    <w:p w14:paraId="18D0747C" w14:textId="77777777" w:rsidR="009E4DE4" w:rsidRDefault="009E4DE4">
      <w:pPr>
        <w:rPr>
          <w:b/>
        </w:rPr>
      </w:pPr>
    </w:p>
    <w:p w14:paraId="10118879" w14:textId="77777777" w:rsidR="009E4DE4" w:rsidRDefault="009E4DE4">
      <w:pPr>
        <w:rPr>
          <w:b/>
        </w:rPr>
      </w:pPr>
    </w:p>
    <w:p w14:paraId="0BAD521E" w14:textId="77777777" w:rsidR="009E4DE4" w:rsidRDefault="009E4DE4">
      <w:pPr>
        <w:rPr>
          <w:b/>
        </w:rPr>
      </w:pPr>
    </w:p>
    <w:p w14:paraId="1333F94E" w14:textId="77777777" w:rsidR="009E4DE4" w:rsidRDefault="009E4DE4">
      <w:pPr>
        <w:rPr>
          <w:b/>
        </w:rPr>
      </w:pPr>
    </w:p>
    <w:p w14:paraId="4BEFE5D9" w14:textId="77777777" w:rsidR="009E4DE4" w:rsidRDefault="00E20C25">
      <w:pPr>
        <w:rPr>
          <w:b/>
        </w:rPr>
      </w:pPr>
      <w:r>
        <w:rPr>
          <w:b/>
        </w:rPr>
        <w:t>MÉTODO EXPERIMENTAL</w:t>
      </w:r>
    </w:p>
    <w:p w14:paraId="4D519EBB" w14:textId="77777777" w:rsidR="009E4DE4" w:rsidRDefault="009E4DE4">
      <w:pPr>
        <w:rPr>
          <w:b/>
        </w:rPr>
      </w:pPr>
    </w:p>
    <w:p w14:paraId="4F435129" w14:textId="77777777" w:rsidR="009E4DE4" w:rsidRDefault="00E20C25">
      <w:r>
        <w:t xml:space="preserve">A pesar de que el ambiente del laboratorio es muy seco vamos a poner </w:t>
      </w:r>
      <w:proofErr w:type="spellStart"/>
      <w:r>
        <w:t>sílica</w:t>
      </w:r>
      <w:proofErr w:type="spellEnd"/>
      <w:r>
        <w:t xml:space="preserve"> para que </w:t>
      </w:r>
      <w:r>
        <w:t>absorba la humedad de las muestras</w:t>
      </w:r>
      <w:r>
        <w:t xml:space="preserve"> (se reutiliza </w:t>
      </w:r>
      <w:r>
        <w:t>secándola en</w:t>
      </w:r>
      <w:r>
        <w:t xml:space="preserve"> la estufa a 100ºC</w:t>
      </w:r>
      <w:r>
        <w:t>)</w:t>
      </w:r>
    </w:p>
    <w:p w14:paraId="648D7AF1" w14:textId="77777777" w:rsidR="009E4DE4" w:rsidRDefault="009E4DE4"/>
    <w:p w14:paraId="22B262B8" w14:textId="77777777" w:rsidR="009E4DE4" w:rsidRDefault="00E20C25">
      <w:r>
        <w:t xml:space="preserve">Pasos del método: </w:t>
      </w:r>
    </w:p>
    <w:p w14:paraId="3081E74A" w14:textId="77777777" w:rsidR="009E4DE4" w:rsidRDefault="00E20C25">
      <w:pPr>
        <w:numPr>
          <w:ilvl w:val="0"/>
          <w:numId w:val="9"/>
        </w:numPr>
      </w:pPr>
      <w:r>
        <w:t xml:space="preserve">Pesar las almohadillas de musgo en seco (tabulando antes la placa </w:t>
      </w:r>
      <w:proofErr w:type="spellStart"/>
      <w:r>
        <w:t>petr</w:t>
      </w:r>
      <w:r>
        <w:t>i</w:t>
      </w:r>
      <w:proofErr w:type="spellEnd"/>
      <w:r>
        <w:t xml:space="preserve"> donde se encuentran)</w:t>
      </w:r>
    </w:p>
    <w:p w14:paraId="0292CF70" w14:textId="77777777" w:rsidR="009E4DE4" w:rsidRDefault="00E20C25">
      <w:pPr>
        <w:numPr>
          <w:ilvl w:val="0"/>
          <w:numId w:val="9"/>
        </w:numPr>
      </w:pPr>
      <w:r>
        <w:t xml:space="preserve">Hidratar las almohadillas 30 min: el objetivo es que el musgo esté </w:t>
      </w:r>
      <w:proofErr w:type="gramStart"/>
      <w:r>
        <w:t>saturado</w:t>
      </w:r>
      <w:proofErr w:type="gramEnd"/>
      <w:r>
        <w:t xml:space="preserve"> pero no sobresaturado.</w:t>
      </w:r>
    </w:p>
    <w:p w14:paraId="552CAF16" w14:textId="77777777" w:rsidR="009E4DE4" w:rsidRDefault="00E20C25">
      <w:pPr>
        <w:numPr>
          <w:ilvl w:val="1"/>
          <w:numId w:val="9"/>
        </w:numPr>
      </w:pPr>
      <w:r>
        <w:t>Las muestras se hidratan por primera vez</w:t>
      </w:r>
    </w:p>
    <w:p w14:paraId="2E45D010" w14:textId="77777777" w:rsidR="009E4DE4" w:rsidRDefault="00E20C25">
      <w:pPr>
        <w:numPr>
          <w:ilvl w:val="2"/>
          <w:numId w:val="9"/>
        </w:numPr>
      </w:pPr>
      <w:r>
        <w:t>Verter bastante agua y permitir que el musgo esté sumergido</w:t>
      </w:r>
    </w:p>
    <w:p w14:paraId="474BC3F6" w14:textId="77777777" w:rsidR="009E4DE4" w:rsidRDefault="00E20C25">
      <w:pPr>
        <w:numPr>
          <w:ilvl w:val="2"/>
          <w:numId w:val="9"/>
        </w:numPr>
      </w:pPr>
      <w:r>
        <w:t>Quitar el agua sobrante vertiéndo</w:t>
      </w:r>
      <w:r>
        <w:t xml:space="preserve">la y posteriormente agitando el musgo 3 veces, sobre un papel de filtro blanco (para recoger el material que pueda desprenderse). </w:t>
      </w:r>
    </w:p>
    <w:p w14:paraId="40A99F84" w14:textId="77777777" w:rsidR="009E4DE4" w:rsidRDefault="00E20C25">
      <w:pPr>
        <w:numPr>
          <w:ilvl w:val="2"/>
          <w:numId w:val="9"/>
        </w:numPr>
      </w:pPr>
      <w:r>
        <w:t xml:space="preserve">Pesar de nuevo el musgo lo más rápido posible para evitar que se evapore mucha agua. </w:t>
      </w:r>
    </w:p>
    <w:p w14:paraId="46595B0D" w14:textId="77777777" w:rsidR="009E4DE4" w:rsidRDefault="00E20C25">
      <w:pPr>
        <w:numPr>
          <w:ilvl w:val="1"/>
          <w:numId w:val="9"/>
        </w:numPr>
      </w:pPr>
      <w:r>
        <w:t>Las muestras ya se hidrataron y pesaron</w:t>
      </w:r>
      <w:r>
        <w:t xml:space="preserve"> con anterioridad</w:t>
      </w:r>
    </w:p>
    <w:p w14:paraId="6D06E23A" w14:textId="77777777" w:rsidR="009E4DE4" w:rsidRDefault="00E20C25">
      <w:pPr>
        <w:numPr>
          <w:ilvl w:val="2"/>
          <w:numId w:val="9"/>
        </w:numPr>
      </w:pPr>
      <w:r>
        <w:lastRenderedPageBreak/>
        <w:t>Calcular el volumen de agua que se utilizó para saturar las muestras anteriormente recurriendo a los datos de peso seco y húmedo</w:t>
      </w:r>
    </w:p>
    <w:p w14:paraId="3C21C97A" w14:textId="77777777" w:rsidR="009E4DE4" w:rsidRDefault="00E20C25">
      <w:pPr>
        <w:numPr>
          <w:ilvl w:val="2"/>
          <w:numId w:val="9"/>
        </w:numPr>
      </w:pPr>
      <w:r>
        <w:t>Verter el agua que se ha medido</w:t>
      </w:r>
    </w:p>
    <w:p w14:paraId="773B1147" w14:textId="77777777" w:rsidR="009E4DE4" w:rsidRDefault="00E20C25">
      <w:pPr>
        <w:numPr>
          <w:ilvl w:val="2"/>
          <w:numId w:val="9"/>
        </w:numPr>
      </w:pPr>
      <w:r>
        <w:t>Pesar el musgo para anotar, si las hubiera, diferencias con la anterior vez q</w:t>
      </w:r>
      <w:r>
        <w:t xml:space="preserve">ue usamos la muestra </w:t>
      </w:r>
    </w:p>
    <w:p w14:paraId="3012C755" w14:textId="77777777" w:rsidR="009E4DE4" w:rsidRDefault="00E20C25">
      <w:pPr>
        <w:numPr>
          <w:ilvl w:val="0"/>
          <w:numId w:val="9"/>
        </w:numPr>
      </w:pPr>
      <w:r>
        <w:t xml:space="preserve">Colocar las pinzas en una hebra de musgo central de la colonia: </w:t>
      </w:r>
    </w:p>
    <w:p w14:paraId="5B75C924" w14:textId="77777777" w:rsidR="009E4DE4" w:rsidRDefault="00E20C25">
      <w:pPr>
        <w:numPr>
          <w:ilvl w:val="1"/>
          <w:numId w:val="9"/>
        </w:numPr>
      </w:pPr>
      <w:r>
        <w:t xml:space="preserve">Las pinzas deben estar separadas 5mm aproximadamente </w:t>
      </w:r>
    </w:p>
    <w:p w14:paraId="50B24BEF" w14:textId="77777777" w:rsidR="009E4DE4" w:rsidRDefault="00E20C25">
      <w:pPr>
        <w:numPr>
          <w:ilvl w:val="1"/>
          <w:numId w:val="9"/>
        </w:numPr>
      </w:pPr>
      <w:r>
        <w:t>Se debe evitar el contacto de las pinzas entre sí, para lo cual se recomienda envolverlas en un material aislante (</w:t>
      </w:r>
      <w:r>
        <w:t>si es por separado su manejo será más sencillo).</w:t>
      </w:r>
    </w:p>
    <w:p w14:paraId="6317F234" w14:textId="77777777" w:rsidR="009E4DE4" w:rsidRDefault="00E20C25">
      <w:pPr>
        <w:numPr>
          <w:ilvl w:val="1"/>
          <w:numId w:val="9"/>
        </w:numPr>
      </w:pPr>
      <w:r>
        <w:t xml:space="preserve">La colonia deberá ser recolocada intentando mantener la hebra con las pinzas en una situación central de la colonia lo más parecida a la inicial posible. </w:t>
      </w:r>
    </w:p>
    <w:p w14:paraId="28B3A1B0" w14:textId="77777777" w:rsidR="009E4DE4" w:rsidRDefault="00E20C25">
      <w:pPr>
        <w:numPr>
          <w:ilvl w:val="0"/>
          <w:numId w:val="9"/>
        </w:numPr>
      </w:pPr>
      <w:r>
        <w:t>Anotar el momento en el que las pinzas se han puesto</w:t>
      </w:r>
      <w:r>
        <w:t xml:space="preserve"> al musgo para la posterior interpretación de datos</w:t>
      </w:r>
    </w:p>
    <w:p w14:paraId="0E4EACE4" w14:textId="77777777" w:rsidR="009E4DE4" w:rsidRDefault="009E4DE4"/>
    <w:p w14:paraId="7B4B5308" w14:textId="77777777" w:rsidR="009E4DE4" w:rsidRDefault="00E20C25">
      <w:pPr>
        <w:rPr>
          <w:b/>
        </w:rPr>
      </w:pPr>
      <w:r>
        <w:rPr>
          <w:b/>
        </w:rPr>
        <w:t>TRATAMIENTO DE DATOS</w:t>
      </w:r>
    </w:p>
    <w:p w14:paraId="13BD608E" w14:textId="77777777" w:rsidR="009E4DE4" w:rsidRDefault="009E4DE4">
      <w:pPr>
        <w:rPr>
          <w:b/>
        </w:rPr>
      </w:pPr>
    </w:p>
    <w:p w14:paraId="632DEACB" w14:textId="77777777" w:rsidR="009E4DE4" w:rsidRDefault="00E20C25">
      <w:pPr>
        <w:numPr>
          <w:ilvl w:val="0"/>
          <w:numId w:val="10"/>
        </w:numPr>
      </w:pPr>
      <w:r>
        <w:t xml:space="preserve">Copiar el archivo del </w:t>
      </w:r>
      <w:proofErr w:type="spellStart"/>
      <w:r>
        <w:t>arduino</w:t>
      </w:r>
      <w:proofErr w:type="spellEnd"/>
      <w:r>
        <w:t xml:space="preserve"> en una carpeta llamada “Experimento (</w:t>
      </w:r>
      <w:proofErr w:type="spellStart"/>
      <w:r>
        <w:t>nº</w:t>
      </w:r>
      <w:proofErr w:type="spellEnd"/>
      <w:r>
        <w:t xml:space="preserve"> del experimento) ARD (</w:t>
      </w:r>
      <w:proofErr w:type="spellStart"/>
      <w:r>
        <w:t>nº</w:t>
      </w:r>
      <w:proofErr w:type="spellEnd"/>
      <w:r>
        <w:t xml:space="preserve"> del </w:t>
      </w:r>
      <w:proofErr w:type="spellStart"/>
      <w:r>
        <w:t>arduino</w:t>
      </w:r>
      <w:proofErr w:type="spellEnd"/>
      <w:r>
        <w:t>) (fecha del inicio del experimento separada por puntos)” por ejemplo la ca</w:t>
      </w:r>
      <w:r>
        <w:t xml:space="preserve">rpeta del primer experimento realizado con el </w:t>
      </w:r>
      <w:proofErr w:type="spellStart"/>
      <w:r>
        <w:t>arduíno</w:t>
      </w:r>
      <w:proofErr w:type="spellEnd"/>
      <w:r>
        <w:t xml:space="preserve"> 1 fue: “Experimento 1 ARD </w:t>
      </w:r>
      <w:proofErr w:type="gramStart"/>
      <w:r>
        <w:t>1  18.09.2019</w:t>
      </w:r>
      <w:proofErr w:type="gramEnd"/>
      <w:r>
        <w:t>”</w:t>
      </w:r>
    </w:p>
    <w:p w14:paraId="73956B53" w14:textId="77777777" w:rsidR="009E4DE4" w:rsidRDefault="00E20C25">
      <w:pPr>
        <w:numPr>
          <w:ilvl w:val="0"/>
          <w:numId w:val="10"/>
        </w:numPr>
      </w:pPr>
      <w:r>
        <w:t xml:space="preserve">Nombrar el archivo del </w:t>
      </w:r>
      <w:proofErr w:type="spellStart"/>
      <w:r>
        <w:t>arduino</w:t>
      </w:r>
      <w:proofErr w:type="spellEnd"/>
      <w:r>
        <w:t xml:space="preserve"> como “</w:t>
      </w:r>
      <w:proofErr w:type="spellStart"/>
      <w:r>
        <w:t>LOG.experimento</w:t>
      </w:r>
      <w:proofErr w:type="spellEnd"/>
      <w:r>
        <w:t>(</w:t>
      </w:r>
      <w:proofErr w:type="spellStart"/>
      <w:r>
        <w:t>nºexperimento</w:t>
      </w:r>
      <w:proofErr w:type="spellEnd"/>
      <w:proofErr w:type="gramStart"/>
      <w:r>
        <w:t>).ARD</w:t>
      </w:r>
      <w:proofErr w:type="gramEnd"/>
      <w:r>
        <w:t>(</w:t>
      </w:r>
      <w:proofErr w:type="spellStart"/>
      <w:r>
        <w:t>nº</w:t>
      </w:r>
      <w:proofErr w:type="spellEnd"/>
      <w:r>
        <w:t xml:space="preserve"> del </w:t>
      </w:r>
      <w:proofErr w:type="spellStart"/>
      <w:r>
        <w:t>arduino</w:t>
      </w:r>
      <w:proofErr w:type="spellEnd"/>
      <w:r>
        <w:t xml:space="preserve">).(fecha del inicio del experimento separada por puntos)” de tal forma que </w:t>
      </w:r>
      <w:r>
        <w:t>siguiendo el ejemplo anterior sería “LOG.experimento1.ARD1.18.09.2019”</w:t>
      </w:r>
    </w:p>
    <w:p w14:paraId="4643397A" w14:textId="77777777" w:rsidR="009E4DE4" w:rsidRDefault="00E20C25">
      <w:pPr>
        <w:numPr>
          <w:ilvl w:val="0"/>
          <w:numId w:val="10"/>
        </w:numPr>
      </w:pPr>
      <w:r>
        <w:t>Abrir un documento Excel y en Datos-&gt; Desde texto (buscar el archivo de datos que hemos copiado al ordenador) -&gt; Importar</w:t>
      </w:r>
    </w:p>
    <w:p w14:paraId="1C00CD92" w14:textId="77777777" w:rsidR="009E4DE4" w:rsidRDefault="00E20C25">
      <w:pPr>
        <w:numPr>
          <w:ilvl w:val="0"/>
          <w:numId w:val="10"/>
        </w:numPr>
      </w:pPr>
      <w:r>
        <w:t xml:space="preserve">En la ventana emergente señalar: Datos </w:t>
      </w:r>
      <w:r>
        <w:t xml:space="preserve">delimitados-&gt; Siguiente -&gt; Separadores Coma -&gt; Siguiente-&gt; Avanzadas -&gt; Separador </w:t>
      </w:r>
      <w:proofErr w:type="gramStart"/>
      <w:r>
        <w:t>decimal .</w:t>
      </w:r>
      <w:proofErr w:type="gramEnd"/>
      <w:r>
        <w:t xml:space="preserve"> -&gt; Separador de miles (nada)-&gt; Finalizar</w:t>
      </w:r>
    </w:p>
    <w:p w14:paraId="65DB221E" w14:textId="77777777" w:rsidR="009E4DE4" w:rsidRDefault="009E4DE4"/>
    <w:sectPr w:rsidR="009E4DE4">
      <w:pgSz w:w="11906" w:h="16838"/>
      <w:pgMar w:top="1134" w:right="1134" w:bottom="1134" w:left="1134"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default"/>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A152D"/>
    <w:multiLevelType w:val="multilevel"/>
    <w:tmpl w:val="2FBCA138"/>
    <w:lvl w:ilvl="0">
      <w:start w:val="1"/>
      <w:numFmt w:val="bullet"/>
      <w:lvlText w:val=""/>
      <w:lvlJc w:val="left"/>
      <w:pPr>
        <w:ind w:left="720" w:hanging="360"/>
      </w:pPr>
      <w:rPr>
        <w:rFonts w:ascii="Wingdings" w:hAnsi="Wingdings" w:cs="Wingdings" w:hint="default"/>
        <w:b w:val="0"/>
        <w:u w:val="none"/>
      </w:rPr>
    </w:lvl>
    <w:lvl w:ilvl="1">
      <w:start w:val="1"/>
      <w:numFmt w:val="bullet"/>
      <w:lvlText w:val=""/>
      <w:lvlJc w:val="left"/>
      <w:pPr>
        <w:ind w:left="1440" w:hanging="360"/>
      </w:pPr>
      <w:rPr>
        <w:rFonts w:ascii="Wingdings 2" w:hAnsi="Wingdings 2" w:cs="Wingdings 2" w:hint="default"/>
        <w:b w:val="0"/>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 w15:restartNumberingAfterBreak="0">
    <w:nsid w:val="2C197652"/>
    <w:multiLevelType w:val="multilevel"/>
    <w:tmpl w:val="04381D02"/>
    <w:lvl w:ilvl="0">
      <w:start w:val="1"/>
      <w:numFmt w:val="decimal"/>
      <w:lvlText w:val="%1."/>
      <w:lvlJc w:val="left"/>
      <w:pPr>
        <w:ind w:left="720" w:hanging="360"/>
      </w:pPr>
    </w:lvl>
    <w:lvl w:ilvl="1">
      <w:start w:val="1"/>
      <w:numFmt w:val="bullet"/>
      <w:lvlText w:val=""/>
      <w:lvlJc w:val="left"/>
      <w:pPr>
        <w:ind w:left="1080" w:hanging="360"/>
      </w:pPr>
      <w:rPr>
        <w:rFonts w:ascii="Wingdings 2" w:hAnsi="Wingdings 2" w:cs="Wingdings 2"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FB31CFD"/>
    <w:multiLevelType w:val="multilevel"/>
    <w:tmpl w:val="7CC65938"/>
    <w:lvl w:ilvl="0">
      <w:start w:val="1"/>
      <w:numFmt w:val="decimal"/>
      <w:lvlText w:val="%1."/>
      <w:lvlJc w:val="left"/>
      <w:pPr>
        <w:ind w:left="720" w:hanging="360"/>
      </w:pPr>
      <w:rPr>
        <w:b w:val="0"/>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15:restartNumberingAfterBreak="0">
    <w:nsid w:val="30DE6AE4"/>
    <w:multiLevelType w:val="multilevel"/>
    <w:tmpl w:val="D4CC1B5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15:restartNumberingAfterBreak="0">
    <w:nsid w:val="37323235"/>
    <w:multiLevelType w:val="multilevel"/>
    <w:tmpl w:val="A54A791C"/>
    <w:lvl w:ilvl="0">
      <w:start w:val="1"/>
      <w:numFmt w:val="bullet"/>
      <w:lvlText w:val=""/>
      <w:lvlJc w:val="left"/>
      <w:pPr>
        <w:ind w:left="1440" w:hanging="360"/>
      </w:pPr>
      <w:rPr>
        <w:rFonts w:ascii="Wingdings" w:hAnsi="Wingdings" w:cs="Wingdings" w:hint="default"/>
        <w:u w:val="none"/>
      </w:rPr>
    </w:lvl>
    <w:lvl w:ilvl="1">
      <w:start w:val="1"/>
      <w:numFmt w:val="bullet"/>
      <w:lvlText w:val=""/>
      <w:lvlJc w:val="left"/>
      <w:pPr>
        <w:ind w:left="2160" w:hanging="360"/>
      </w:pPr>
      <w:rPr>
        <w:rFonts w:ascii="Wingdings 2" w:hAnsi="Wingdings 2" w:cs="Wingdings 2" w:hint="default"/>
        <w:u w:val="none"/>
      </w:rPr>
    </w:lvl>
    <w:lvl w:ilvl="2">
      <w:start w:val="1"/>
      <w:numFmt w:val="bullet"/>
      <w:lvlText w:val="■"/>
      <w:lvlJc w:val="left"/>
      <w:pPr>
        <w:ind w:left="2880" w:hanging="360"/>
      </w:pPr>
      <w:rPr>
        <w:rFonts w:ascii="OpenSymbol" w:hAnsi="OpenSymbol" w:cs="OpenSymbol" w:hint="default"/>
        <w:u w:val="none"/>
      </w:rPr>
    </w:lvl>
    <w:lvl w:ilvl="3">
      <w:start w:val="1"/>
      <w:numFmt w:val="bullet"/>
      <w:lvlText w:val=""/>
      <w:lvlJc w:val="left"/>
      <w:pPr>
        <w:ind w:left="3600" w:hanging="360"/>
      </w:pPr>
      <w:rPr>
        <w:rFonts w:ascii="Wingdings" w:hAnsi="Wingdings" w:cs="Wingdings" w:hint="default"/>
        <w:u w:val="none"/>
      </w:rPr>
    </w:lvl>
    <w:lvl w:ilvl="4">
      <w:start w:val="1"/>
      <w:numFmt w:val="bullet"/>
      <w:lvlText w:val=""/>
      <w:lvlJc w:val="left"/>
      <w:pPr>
        <w:ind w:left="4320" w:hanging="360"/>
      </w:pPr>
      <w:rPr>
        <w:rFonts w:ascii="Wingdings 2" w:hAnsi="Wingdings 2" w:cs="Wingdings 2" w:hint="default"/>
        <w:u w:val="none"/>
      </w:rPr>
    </w:lvl>
    <w:lvl w:ilvl="5">
      <w:start w:val="1"/>
      <w:numFmt w:val="bullet"/>
      <w:lvlText w:val="■"/>
      <w:lvlJc w:val="left"/>
      <w:pPr>
        <w:ind w:left="5040" w:hanging="360"/>
      </w:pPr>
      <w:rPr>
        <w:rFonts w:ascii="OpenSymbol" w:hAnsi="OpenSymbol" w:cs="OpenSymbol" w:hint="default"/>
        <w:u w:val="none"/>
      </w:rPr>
    </w:lvl>
    <w:lvl w:ilvl="6">
      <w:start w:val="1"/>
      <w:numFmt w:val="bullet"/>
      <w:lvlText w:val=""/>
      <w:lvlJc w:val="left"/>
      <w:pPr>
        <w:ind w:left="5760" w:hanging="360"/>
      </w:pPr>
      <w:rPr>
        <w:rFonts w:ascii="Wingdings" w:hAnsi="Wingdings" w:cs="Wingdings" w:hint="default"/>
        <w:u w:val="none"/>
      </w:rPr>
    </w:lvl>
    <w:lvl w:ilvl="7">
      <w:start w:val="1"/>
      <w:numFmt w:val="bullet"/>
      <w:lvlText w:val=""/>
      <w:lvlJc w:val="left"/>
      <w:pPr>
        <w:ind w:left="6480" w:hanging="360"/>
      </w:pPr>
      <w:rPr>
        <w:rFonts w:ascii="Wingdings 2" w:hAnsi="Wingdings 2" w:cs="Wingdings 2" w:hint="default"/>
        <w:u w:val="none"/>
      </w:rPr>
    </w:lvl>
    <w:lvl w:ilvl="8">
      <w:start w:val="1"/>
      <w:numFmt w:val="bullet"/>
      <w:lvlText w:val="■"/>
      <w:lvlJc w:val="left"/>
      <w:pPr>
        <w:ind w:left="7200" w:hanging="360"/>
      </w:pPr>
      <w:rPr>
        <w:rFonts w:ascii="OpenSymbol" w:hAnsi="OpenSymbol" w:cs="OpenSymbol" w:hint="default"/>
        <w:u w:val="none"/>
      </w:rPr>
    </w:lvl>
  </w:abstractNum>
  <w:abstractNum w:abstractNumId="5" w15:restartNumberingAfterBreak="0">
    <w:nsid w:val="4A5A155E"/>
    <w:multiLevelType w:val="multilevel"/>
    <w:tmpl w:val="D24E8BE6"/>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15:restartNumberingAfterBreak="0">
    <w:nsid w:val="52914792"/>
    <w:multiLevelType w:val="multilevel"/>
    <w:tmpl w:val="BD60B6E0"/>
    <w:lvl w:ilvl="0">
      <w:start w:val="1"/>
      <w:numFmt w:val="decimal"/>
      <w:lvlText w:val="%1."/>
      <w:lvlJc w:val="left"/>
      <w:pPr>
        <w:ind w:left="720" w:hanging="360"/>
      </w:pPr>
    </w:lvl>
    <w:lvl w:ilvl="1">
      <w:start w:val="1"/>
      <w:numFmt w:val="bullet"/>
      <w:lvlText w:val=""/>
      <w:lvlJc w:val="left"/>
      <w:pPr>
        <w:ind w:left="1080" w:hanging="360"/>
      </w:pPr>
      <w:rPr>
        <w:rFonts w:ascii="Wingdings 2" w:hAnsi="Wingdings 2" w:cs="Wingdings 2" w:hint="default"/>
        <w:b w:val="0"/>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72BC5981"/>
    <w:multiLevelType w:val="multilevel"/>
    <w:tmpl w:val="CAD6F054"/>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8" w15:restartNumberingAfterBreak="0">
    <w:nsid w:val="7F8602BC"/>
    <w:multiLevelType w:val="multilevel"/>
    <w:tmpl w:val="1C40055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7FBC20B1"/>
    <w:multiLevelType w:val="multilevel"/>
    <w:tmpl w:val="D240802C"/>
    <w:lvl w:ilvl="0">
      <w:start w:val="1"/>
      <w:numFmt w:val="bullet"/>
      <w:lvlText w:val=""/>
      <w:lvlJc w:val="left"/>
      <w:pPr>
        <w:ind w:left="720" w:hanging="360"/>
      </w:pPr>
      <w:rPr>
        <w:rFonts w:ascii="Wingdings" w:hAnsi="Wingdings" w:cs="Wingdings" w:hint="default"/>
        <w:b w:val="0"/>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num w:numId="1">
    <w:abstractNumId w:val="8"/>
  </w:num>
  <w:num w:numId="2">
    <w:abstractNumId w:val="9"/>
  </w:num>
  <w:num w:numId="3">
    <w:abstractNumId w:val="5"/>
  </w:num>
  <w:num w:numId="4">
    <w:abstractNumId w:val="4"/>
  </w:num>
  <w:num w:numId="5">
    <w:abstractNumId w:val="6"/>
  </w:num>
  <w:num w:numId="6">
    <w:abstractNumId w:val="1"/>
  </w:num>
  <w:num w:numId="7">
    <w:abstractNumId w:val="2"/>
  </w:num>
  <w:num w:numId="8">
    <w:abstractNumId w:val="0"/>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jA3MTY3MzSxMDSzMDRU0lEKTi0uzszPAykwrAUAXkW2ViwAAAA="/>
  </w:docVars>
  <w:rsids>
    <w:rsidRoot w:val="009E4DE4"/>
    <w:rsid w:val="009E4DE4"/>
    <w:rsid w:val="00E20C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5A8B"/>
  <w15:docId w15:val="{4FE78CB4-30E7-434B-AAA9-4B7648D1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rPr>
  </w:style>
  <w:style w:type="paragraph" w:styleId="Ttulo1">
    <w:name w:val="heading 1"/>
    <w:basedOn w:val="Normal"/>
    <w:uiPriority w:val="9"/>
    <w:qFormat/>
    <w:pPr>
      <w:keepNext/>
      <w:keepLines/>
      <w:spacing w:before="480" w:after="120"/>
      <w:outlineLvl w:val="0"/>
    </w:pPr>
    <w:rPr>
      <w:b/>
      <w:sz w:val="48"/>
      <w:szCs w:val="48"/>
    </w:rPr>
  </w:style>
  <w:style w:type="paragraph" w:styleId="Ttulo2">
    <w:name w:val="heading 2"/>
    <w:basedOn w:val="Normal"/>
    <w:uiPriority w:val="9"/>
    <w:semiHidden/>
    <w:unhideWhenUsed/>
    <w:qFormat/>
    <w:pPr>
      <w:keepNext/>
      <w:keepLines/>
      <w:spacing w:before="360" w:after="80"/>
      <w:outlineLvl w:val="1"/>
    </w:pPr>
    <w:rPr>
      <w:b/>
      <w:sz w:val="36"/>
      <w:szCs w:val="36"/>
    </w:rPr>
  </w:style>
  <w:style w:type="paragraph" w:styleId="Ttulo3">
    <w:name w:val="heading 3"/>
    <w:basedOn w:val="Normal"/>
    <w:uiPriority w:val="9"/>
    <w:semiHidden/>
    <w:unhideWhenUsed/>
    <w:qFormat/>
    <w:pPr>
      <w:keepNext/>
      <w:keepLines/>
      <w:spacing w:before="280" w:after="80"/>
      <w:outlineLvl w:val="2"/>
    </w:pPr>
    <w:rPr>
      <w:b/>
      <w:sz w:val="28"/>
      <w:szCs w:val="28"/>
    </w:rPr>
  </w:style>
  <w:style w:type="paragraph" w:styleId="Ttulo4">
    <w:name w:val="heading 4"/>
    <w:basedOn w:val="Normal"/>
    <w:uiPriority w:val="9"/>
    <w:semiHidden/>
    <w:unhideWhenUsed/>
    <w:qFormat/>
    <w:pPr>
      <w:keepNext/>
      <w:keepLines/>
      <w:spacing w:before="240" w:after="40"/>
      <w:outlineLvl w:val="3"/>
    </w:pPr>
    <w:rPr>
      <w:b/>
    </w:rPr>
  </w:style>
  <w:style w:type="paragraph" w:styleId="Ttulo5">
    <w:name w:val="heading 5"/>
    <w:basedOn w:val="Normal"/>
    <w:uiPriority w:val="9"/>
    <w:semiHidden/>
    <w:unhideWhenUsed/>
    <w:qFormat/>
    <w:pPr>
      <w:keepNext/>
      <w:keepLines/>
      <w:spacing w:before="220" w:after="40"/>
      <w:outlineLvl w:val="4"/>
    </w:pPr>
    <w:rPr>
      <w:b/>
      <w:sz w:val="22"/>
      <w:szCs w:val="22"/>
    </w:rPr>
  </w:style>
  <w:style w:type="paragraph" w:styleId="Ttulo6">
    <w:name w:val="heading 6"/>
    <w:basedOn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ListLabel1">
    <w:name w:val="ListLabel 1"/>
    <w:qFormat/>
    <w:rPr>
      <w:b w:val="0"/>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u w:val="none"/>
    </w:rPr>
  </w:style>
  <w:style w:type="character" w:customStyle="1" w:styleId="ListLabel20">
    <w:name w:val="ListLabel 20"/>
    <w:qFormat/>
    <w:rPr>
      <w:u w:val="none"/>
    </w:rPr>
  </w:style>
  <w:style w:type="character" w:customStyle="1" w:styleId="ListLabel21">
    <w:name w:val="ListLabel 21"/>
    <w:qFormat/>
    <w:rPr>
      <w:u w:val="none"/>
    </w:rPr>
  </w:style>
  <w:style w:type="character" w:customStyle="1" w:styleId="ListLabel22">
    <w:name w:val="ListLabel 22"/>
    <w:qFormat/>
    <w:rPr>
      <w:u w:val="none"/>
    </w:rPr>
  </w:style>
  <w:style w:type="character" w:customStyle="1" w:styleId="ListLabel23">
    <w:name w:val="ListLabel 23"/>
    <w:qFormat/>
    <w:rPr>
      <w:u w:val="none"/>
    </w:rPr>
  </w:style>
  <w:style w:type="character" w:customStyle="1" w:styleId="ListLabel24">
    <w:name w:val="ListLabel 24"/>
    <w:qFormat/>
    <w:rPr>
      <w:u w:val="none"/>
    </w:rPr>
  </w:style>
  <w:style w:type="character" w:customStyle="1" w:styleId="ListLabel25">
    <w:name w:val="ListLabel 25"/>
    <w:qFormat/>
    <w:rPr>
      <w:u w:val="none"/>
    </w:rPr>
  </w:style>
  <w:style w:type="character" w:customStyle="1" w:styleId="ListLabel26">
    <w:name w:val="ListLabel 26"/>
    <w:qFormat/>
    <w:rPr>
      <w:u w:val="none"/>
    </w:rPr>
  </w:style>
  <w:style w:type="character" w:customStyle="1" w:styleId="ListLabel27">
    <w:name w:val="ListLabel 27"/>
    <w:qFormat/>
    <w:rPr>
      <w:u w:val="none"/>
    </w:rPr>
  </w:style>
  <w:style w:type="character" w:customStyle="1" w:styleId="ListLabel28">
    <w:name w:val="ListLabel 28"/>
    <w:qFormat/>
    <w:rPr>
      <w:b w:val="0"/>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b w:val="0"/>
      <w:u w:val="none"/>
    </w:rPr>
  </w:style>
  <w:style w:type="character" w:customStyle="1" w:styleId="ListLabel38">
    <w:name w:val="ListLabel 38"/>
    <w:qFormat/>
    <w:rPr>
      <w:b w:val="0"/>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u w:val="none"/>
    </w:rPr>
  </w:style>
  <w:style w:type="character" w:customStyle="1" w:styleId="ListLabel56">
    <w:name w:val="ListLabel 56"/>
    <w:qFormat/>
    <w:rPr>
      <w:u w:val="none"/>
    </w:rPr>
  </w:style>
  <w:style w:type="character" w:customStyle="1" w:styleId="ListLabel57">
    <w:name w:val="ListLabel 57"/>
    <w:qFormat/>
    <w:rPr>
      <w:u w:val="none"/>
    </w:rPr>
  </w:style>
  <w:style w:type="character" w:customStyle="1" w:styleId="ListLabel58">
    <w:name w:val="ListLabel 58"/>
    <w:qFormat/>
    <w:rPr>
      <w:u w:val="none"/>
    </w:rPr>
  </w:style>
  <w:style w:type="character" w:customStyle="1" w:styleId="ListLabel59">
    <w:name w:val="ListLabel 59"/>
    <w:qFormat/>
    <w:rPr>
      <w:u w:val="none"/>
    </w:rPr>
  </w:style>
  <w:style w:type="character" w:customStyle="1" w:styleId="ListLabel60">
    <w:name w:val="ListLabel 60"/>
    <w:qFormat/>
    <w:rPr>
      <w:u w:val="none"/>
    </w:rPr>
  </w:style>
  <w:style w:type="character" w:customStyle="1" w:styleId="ListLabel61">
    <w:name w:val="ListLabel 61"/>
    <w:qFormat/>
    <w:rPr>
      <w:u w:val="none"/>
    </w:rPr>
  </w:style>
  <w:style w:type="character" w:customStyle="1" w:styleId="ListLabel62">
    <w:name w:val="ListLabel 62"/>
    <w:qFormat/>
    <w:rPr>
      <w:u w:val="none"/>
    </w:rPr>
  </w:style>
  <w:style w:type="character" w:customStyle="1" w:styleId="ListLabel63">
    <w:name w:val="ListLabel 63"/>
    <w:qFormat/>
    <w:rPr>
      <w:u w:val="none"/>
    </w:rPr>
  </w:style>
  <w:style w:type="character" w:customStyle="1" w:styleId="ListLabel64">
    <w:name w:val="ListLabel 64"/>
    <w:qFormat/>
    <w:rPr>
      <w:rFonts w:cs="Wingdings"/>
      <w:b w:val="0"/>
      <w:u w:val="none"/>
    </w:rPr>
  </w:style>
  <w:style w:type="character" w:customStyle="1" w:styleId="ListLabel65">
    <w:name w:val="ListLabel 65"/>
    <w:qFormat/>
    <w:rPr>
      <w:rFonts w:cs="Wingdings 2"/>
      <w:u w:val="none"/>
    </w:rPr>
  </w:style>
  <w:style w:type="character" w:customStyle="1" w:styleId="ListLabel66">
    <w:name w:val="ListLabel 66"/>
    <w:qFormat/>
    <w:rPr>
      <w:rFonts w:cs="OpenSymbol"/>
      <w:u w:val="none"/>
    </w:rPr>
  </w:style>
  <w:style w:type="character" w:customStyle="1" w:styleId="ListLabel67">
    <w:name w:val="ListLabel 67"/>
    <w:qFormat/>
    <w:rPr>
      <w:rFonts w:cs="Wingdings"/>
      <w:u w:val="none"/>
    </w:rPr>
  </w:style>
  <w:style w:type="character" w:customStyle="1" w:styleId="ListLabel68">
    <w:name w:val="ListLabel 68"/>
    <w:qFormat/>
    <w:rPr>
      <w:rFonts w:cs="Wingdings 2"/>
      <w:u w:val="none"/>
    </w:rPr>
  </w:style>
  <w:style w:type="character" w:customStyle="1" w:styleId="ListLabel69">
    <w:name w:val="ListLabel 69"/>
    <w:qFormat/>
    <w:rPr>
      <w:rFonts w:cs="OpenSymbol"/>
      <w:u w:val="none"/>
    </w:rPr>
  </w:style>
  <w:style w:type="character" w:customStyle="1" w:styleId="ListLabel70">
    <w:name w:val="ListLabel 70"/>
    <w:qFormat/>
    <w:rPr>
      <w:rFonts w:cs="Wingdings"/>
      <w:u w:val="none"/>
    </w:rPr>
  </w:style>
  <w:style w:type="character" w:customStyle="1" w:styleId="ListLabel71">
    <w:name w:val="ListLabel 71"/>
    <w:qFormat/>
    <w:rPr>
      <w:rFonts w:cs="Wingdings 2"/>
      <w:u w:val="none"/>
    </w:rPr>
  </w:style>
  <w:style w:type="character" w:customStyle="1" w:styleId="ListLabel72">
    <w:name w:val="ListLabel 72"/>
    <w:qFormat/>
    <w:rPr>
      <w:rFonts w:cs="OpenSymbol"/>
      <w:u w:val="none"/>
    </w:rPr>
  </w:style>
  <w:style w:type="character" w:customStyle="1" w:styleId="ListLabel73">
    <w:name w:val="ListLabel 73"/>
    <w:qFormat/>
    <w:rPr>
      <w:rFonts w:cs="Wingdings"/>
      <w:u w:val="none"/>
    </w:rPr>
  </w:style>
  <w:style w:type="character" w:customStyle="1" w:styleId="ListLabel74">
    <w:name w:val="ListLabel 74"/>
    <w:qFormat/>
    <w:rPr>
      <w:rFonts w:cs="Wingdings 2"/>
      <w:u w:val="none"/>
    </w:rPr>
  </w:style>
  <w:style w:type="character" w:customStyle="1" w:styleId="ListLabel75">
    <w:name w:val="ListLabel 75"/>
    <w:qFormat/>
    <w:rPr>
      <w:rFonts w:cs="OpenSymbol"/>
      <w:u w:val="none"/>
    </w:rPr>
  </w:style>
  <w:style w:type="character" w:customStyle="1" w:styleId="ListLabel76">
    <w:name w:val="ListLabel 76"/>
    <w:qFormat/>
    <w:rPr>
      <w:rFonts w:cs="Wingdings"/>
      <w:u w:val="none"/>
    </w:rPr>
  </w:style>
  <w:style w:type="character" w:customStyle="1" w:styleId="ListLabel77">
    <w:name w:val="ListLabel 77"/>
    <w:qFormat/>
    <w:rPr>
      <w:rFonts w:cs="Wingdings 2"/>
      <w:u w:val="none"/>
    </w:rPr>
  </w:style>
  <w:style w:type="character" w:customStyle="1" w:styleId="ListLabel78">
    <w:name w:val="ListLabel 78"/>
    <w:qFormat/>
    <w:rPr>
      <w:rFonts w:cs="OpenSymbol"/>
      <w:u w:val="none"/>
    </w:rPr>
  </w:style>
  <w:style w:type="character" w:customStyle="1" w:styleId="ListLabel79">
    <w:name w:val="ListLabel 79"/>
    <w:qFormat/>
    <w:rPr>
      <w:rFonts w:cs="Wingdings"/>
      <w:u w:val="none"/>
    </w:rPr>
  </w:style>
  <w:style w:type="character" w:customStyle="1" w:styleId="ListLabel80">
    <w:name w:val="ListLabel 80"/>
    <w:qFormat/>
    <w:rPr>
      <w:rFonts w:cs="Wingdings 2"/>
      <w:u w:val="none"/>
    </w:rPr>
  </w:style>
  <w:style w:type="character" w:customStyle="1" w:styleId="ListLabel81">
    <w:name w:val="ListLabel 81"/>
    <w:qFormat/>
    <w:rPr>
      <w:rFonts w:cs="OpenSymbol"/>
      <w:u w:val="none"/>
    </w:rPr>
  </w:style>
  <w:style w:type="character" w:customStyle="1" w:styleId="ListLabel82">
    <w:name w:val="ListLabel 82"/>
    <w:qFormat/>
    <w:rPr>
      <w:rFonts w:cs="Wingdings"/>
      <w:u w:val="none"/>
    </w:rPr>
  </w:style>
  <w:style w:type="character" w:customStyle="1" w:styleId="ListLabel83">
    <w:name w:val="ListLabel 83"/>
    <w:qFormat/>
    <w:rPr>
      <w:rFonts w:cs="Wingdings 2"/>
      <w:u w:val="none"/>
    </w:rPr>
  </w:style>
  <w:style w:type="character" w:customStyle="1" w:styleId="ListLabel84">
    <w:name w:val="ListLabel 84"/>
    <w:qFormat/>
    <w:rPr>
      <w:rFonts w:cs="OpenSymbol"/>
      <w:u w:val="none"/>
    </w:rPr>
  </w:style>
  <w:style w:type="character" w:customStyle="1" w:styleId="ListLabel85">
    <w:name w:val="ListLabel 85"/>
    <w:qFormat/>
    <w:rPr>
      <w:rFonts w:cs="Wingdings"/>
      <w:u w:val="none"/>
    </w:rPr>
  </w:style>
  <w:style w:type="character" w:customStyle="1" w:styleId="ListLabel86">
    <w:name w:val="ListLabel 86"/>
    <w:qFormat/>
    <w:rPr>
      <w:rFonts w:cs="Wingdings 2"/>
      <w:u w:val="none"/>
    </w:rPr>
  </w:style>
  <w:style w:type="character" w:customStyle="1" w:styleId="ListLabel87">
    <w:name w:val="ListLabel 87"/>
    <w:qFormat/>
    <w:rPr>
      <w:rFonts w:cs="OpenSymbol"/>
      <w:u w:val="none"/>
    </w:rPr>
  </w:style>
  <w:style w:type="character" w:customStyle="1" w:styleId="ListLabel88">
    <w:name w:val="ListLabel 88"/>
    <w:qFormat/>
    <w:rPr>
      <w:rFonts w:cs="Wingdings"/>
      <w:u w:val="none"/>
    </w:rPr>
  </w:style>
  <w:style w:type="character" w:customStyle="1" w:styleId="ListLabel89">
    <w:name w:val="ListLabel 89"/>
    <w:qFormat/>
    <w:rPr>
      <w:rFonts w:cs="Wingdings 2"/>
      <w:u w:val="none"/>
    </w:rPr>
  </w:style>
  <w:style w:type="character" w:customStyle="1" w:styleId="ListLabel90">
    <w:name w:val="ListLabel 90"/>
    <w:qFormat/>
    <w:rPr>
      <w:rFonts w:cs="OpenSymbol"/>
      <w:u w:val="none"/>
    </w:rPr>
  </w:style>
  <w:style w:type="character" w:customStyle="1" w:styleId="ListLabel91">
    <w:name w:val="ListLabel 91"/>
    <w:qFormat/>
    <w:rPr>
      <w:rFonts w:cs="Wingdings 2"/>
      <w:b w:val="0"/>
    </w:rPr>
  </w:style>
  <w:style w:type="character" w:customStyle="1" w:styleId="ListLabel92">
    <w:name w:val="ListLabel 92"/>
    <w:qFormat/>
    <w:rPr>
      <w:rFonts w:cs="Wingdings 2"/>
    </w:rPr>
  </w:style>
  <w:style w:type="character" w:customStyle="1" w:styleId="ListLabel93">
    <w:name w:val="ListLabel 93"/>
    <w:qFormat/>
    <w:rPr>
      <w:b w:val="0"/>
      <w:u w:val="none"/>
    </w:rPr>
  </w:style>
  <w:style w:type="character" w:customStyle="1" w:styleId="ListLabel94">
    <w:name w:val="ListLabel 94"/>
    <w:qFormat/>
    <w:rPr>
      <w:rFonts w:cs="Wingdings 2"/>
      <w:u w:val="none"/>
    </w:rPr>
  </w:style>
  <w:style w:type="character" w:customStyle="1" w:styleId="ListLabel95">
    <w:name w:val="ListLabel 95"/>
    <w:qFormat/>
    <w:rPr>
      <w:rFonts w:cs="OpenSymbol"/>
      <w:u w:val="none"/>
    </w:rPr>
  </w:style>
  <w:style w:type="character" w:customStyle="1" w:styleId="ListLabel96">
    <w:name w:val="ListLabel 96"/>
    <w:qFormat/>
    <w:rPr>
      <w:rFonts w:cs="Wingdings"/>
      <w:u w:val="none"/>
    </w:rPr>
  </w:style>
  <w:style w:type="character" w:customStyle="1" w:styleId="ListLabel97">
    <w:name w:val="ListLabel 97"/>
    <w:qFormat/>
    <w:rPr>
      <w:rFonts w:cs="Wingdings 2"/>
      <w:u w:val="none"/>
    </w:rPr>
  </w:style>
  <w:style w:type="character" w:customStyle="1" w:styleId="ListLabel98">
    <w:name w:val="ListLabel 98"/>
    <w:qFormat/>
    <w:rPr>
      <w:rFonts w:cs="OpenSymbol"/>
      <w:u w:val="none"/>
    </w:rPr>
  </w:style>
  <w:style w:type="character" w:customStyle="1" w:styleId="ListLabel99">
    <w:name w:val="ListLabel 99"/>
    <w:qFormat/>
    <w:rPr>
      <w:rFonts w:cs="Wingdings"/>
      <w:u w:val="none"/>
    </w:rPr>
  </w:style>
  <w:style w:type="character" w:customStyle="1" w:styleId="ListLabel100">
    <w:name w:val="ListLabel 100"/>
    <w:qFormat/>
    <w:rPr>
      <w:rFonts w:cs="Wingdings 2"/>
      <w:u w:val="none"/>
    </w:rPr>
  </w:style>
  <w:style w:type="character" w:customStyle="1" w:styleId="ListLabel101">
    <w:name w:val="ListLabel 101"/>
    <w:qFormat/>
    <w:rPr>
      <w:rFonts w:cs="OpenSymbol"/>
      <w:u w:val="none"/>
    </w:rPr>
  </w:style>
  <w:style w:type="character" w:customStyle="1" w:styleId="ListLabel102">
    <w:name w:val="ListLabel 102"/>
    <w:qFormat/>
    <w:rPr>
      <w:rFonts w:cs="Wingdings"/>
      <w:b w:val="0"/>
      <w:u w:val="none"/>
    </w:rPr>
  </w:style>
  <w:style w:type="character" w:customStyle="1" w:styleId="ListLabel103">
    <w:name w:val="ListLabel 103"/>
    <w:qFormat/>
    <w:rPr>
      <w:rFonts w:cs="Wingdings 2"/>
      <w:b w:val="0"/>
      <w:u w:val="none"/>
    </w:rPr>
  </w:style>
  <w:style w:type="character" w:customStyle="1" w:styleId="ListLabel104">
    <w:name w:val="ListLabel 104"/>
    <w:qFormat/>
    <w:rPr>
      <w:rFonts w:cs="OpenSymbol"/>
      <w:u w:val="none"/>
    </w:rPr>
  </w:style>
  <w:style w:type="character" w:customStyle="1" w:styleId="ListLabel105">
    <w:name w:val="ListLabel 105"/>
    <w:qFormat/>
    <w:rPr>
      <w:rFonts w:cs="Wingdings"/>
      <w:u w:val="none"/>
    </w:rPr>
  </w:style>
  <w:style w:type="character" w:customStyle="1" w:styleId="ListLabel106">
    <w:name w:val="ListLabel 106"/>
    <w:qFormat/>
    <w:rPr>
      <w:rFonts w:cs="Wingdings 2"/>
      <w:u w:val="none"/>
    </w:rPr>
  </w:style>
  <w:style w:type="character" w:customStyle="1" w:styleId="ListLabel107">
    <w:name w:val="ListLabel 107"/>
    <w:qFormat/>
    <w:rPr>
      <w:rFonts w:cs="OpenSymbol"/>
      <w:u w:val="none"/>
    </w:rPr>
  </w:style>
  <w:style w:type="character" w:customStyle="1" w:styleId="ListLabel108">
    <w:name w:val="ListLabel 108"/>
    <w:qFormat/>
    <w:rPr>
      <w:rFonts w:cs="Wingdings"/>
      <w:u w:val="none"/>
    </w:rPr>
  </w:style>
  <w:style w:type="character" w:customStyle="1" w:styleId="ListLabel109">
    <w:name w:val="ListLabel 109"/>
    <w:qFormat/>
    <w:rPr>
      <w:rFonts w:cs="Wingdings 2"/>
      <w:u w:val="none"/>
    </w:rPr>
  </w:style>
  <w:style w:type="character" w:customStyle="1" w:styleId="ListLabel110">
    <w:name w:val="ListLabel 110"/>
    <w:qFormat/>
    <w:rPr>
      <w:rFonts w:cs="OpenSymbol"/>
      <w:u w:val="none"/>
    </w:rPr>
  </w:style>
  <w:style w:type="character" w:customStyle="1" w:styleId="ListLabel111">
    <w:name w:val="ListLabel 111"/>
    <w:qFormat/>
    <w:rPr>
      <w:rFonts w:cs="Wingdings"/>
      <w:u w:val="none"/>
    </w:rPr>
  </w:style>
  <w:style w:type="character" w:customStyle="1" w:styleId="ListLabel112">
    <w:name w:val="ListLabel 112"/>
    <w:qFormat/>
    <w:rPr>
      <w:rFonts w:cs="Wingdings 2"/>
      <w:u w:val="none"/>
    </w:rPr>
  </w:style>
  <w:style w:type="character" w:customStyle="1" w:styleId="ListLabel113">
    <w:name w:val="ListLabel 113"/>
    <w:qFormat/>
    <w:rPr>
      <w:rFonts w:cs="OpenSymbol"/>
      <w:u w:val="none"/>
    </w:rPr>
  </w:style>
  <w:style w:type="character" w:customStyle="1" w:styleId="ListLabel114">
    <w:name w:val="ListLabel 114"/>
    <w:qFormat/>
    <w:rPr>
      <w:rFonts w:cs="Wingdings"/>
      <w:u w:val="none"/>
    </w:rPr>
  </w:style>
  <w:style w:type="character" w:customStyle="1" w:styleId="ListLabel115">
    <w:name w:val="ListLabel 115"/>
    <w:qFormat/>
    <w:rPr>
      <w:rFonts w:cs="Wingdings 2"/>
      <w:u w:val="none"/>
    </w:rPr>
  </w:style>
  <w:style w:type="character" w:customStyle="1" w:styleId="ListLabel116">
    <w:name w:val="ListLabel 116"/>
    <w:qFormat/>
    <w:rPr>
      <w:rFonts w:cs="OpenSymbol"/>
      <w:u w:val="none"/>
    </w:rPr>
  </w:style>
  <w:style w:type="character" w:customStyle="1" w:styleId="ListLabel117">
    <w:name w:val="ListLabel 117"/>
    <w:qFormat/>
    <w:rPr>
      <w:rFonts w:cs="Wingdings"/>
      <w:u w:val="none"/>
    </w:rPr>
  </w:style>
  <w:style w:type="character" w:customStyle="1" w:styleId="ListLabel118">
    <w:name w:val="ListLabel 118"/>
    <w:qFormat/>
    <w:rPr>
      <w:rFonts w:cs="Wingdings 2"/>
      <w:u w:val="none"/>
    </w:rPr>
  </w:style>
  <w:style w:type="character" w:customStyle="1" w:styleId="ListLabel119">
    <w:name w:val="ListLabel 119"/>
    <w:qFormat/>
    <w:rPr>
      <w:rFonts w:cs="OpenSymbol"/>
      <w:u w:val="none"/>
    </w:rPr>
  </w:style>
  <w:style w:type="character" w:customStyle="1" w:styleId="ListLabel120">
    <w:name w:val="ListLabel 120"/>
    <w:qFormat/>
    <w:rPr>
      <w:rFonts w:cs="Wingdings"/>
      <w:u w:val="none"/>
    </w:rPr>
  </w:style>
  <w:style w:type="character" w:customStyle="1" w:styleId="ListLabel121">
    <w:name w:val="ListLabel 121"/>
    <w:qFormat/>
    <w:rPr>
      <w:rFonts w:cs="Wingdings 2"/>
      <w:u w:val="none"/>
    </w:rPr>
  </w:style>
  <w:style w:type="character" w:customStyle="1" w:styleId="ListLabel122">
    <w:name w:val="ListLabel 122"/>
    <w:qFormat/>
    <w:rPr>
      <w:rFonts w:cs="OpenSymbol"/>
      <w:u w:val="none"/>
    </w:rPr>
  </w:style>
  <w:style w:type="character" w:customStyle="1" w:styleId="ListLabel123">
    <w:name w:val="ListLabel 123"/>
    <w:qFormat/>
    <w:rPr>
      <w:rFonts w:cs="Wingdings"/>
      <w:u w:val="none"/>
    </w:rPr>
  </w:style>
  <w:style w:type="character" w:customStyle="1" w:styleId="ListLabel124">
    <w:name w:val="ListLabel 124"/>
    <w:qFormat/>
    <w:rPr>
      <w:rFonts w:cs="Wingdings 2"/>
      <w:u w:val="none"/>
    </w:rPr>
  </w:style>
  <w:style w:type="character" w:customStyle="1" w:styleId="ListLabel125">
    <w:name w:val="ListLabel 125"/>
    <w:qFormat/>
    <w:rPr>
      <w:rFonts w:cs="OpenSymbol"/>
      <w:u w:val="none"/>
    </w:rPr>
  </w:style>
  <w:style w:type="character" w:customStyle="1" w:styleId="ListLabel126">
    <w:name w:val="ListLabel 126"/>
    <w:qFormat/>
    <w:rPr>
      <w:rFonts w:cs="Wingdings"/>
      <w:u w:val="none"/>
    </w:rPr>
  </w:style>
  <w:style w:type="character" w:customStyle="1" w:styleId="ListLabel127">
    <w:name w:val="ListLabel 127"/>
    <w:qFormat/>
    <w:rPr>
      <w:rFonts w:cs="Wingdings 2"/>
      <w:u w:val="none"/>
    </w:rPr>
  </w:style>
  <w:style w:type="character" w:customStyle="1" w:styleId="ListLabel128">
    <w:name w:val="ListLabel 128"/>
    <w:qFormat/>
    <w:rPr>
      <w:rFonts w:cs="OpenSymbol"/>
      <w:u w:val="none"/>
    </w:rPr>
  </w:style>
  <w:style w:type="character" w:customStyle="1" w:styleId="ListLabel129">
    <w:name w:val="ListLabel 129"/>
    <w:qFormat/>
    <w:rPr>
      <w:rFonts w:cs="Wingdings"/>
      <w:b w:val="0"/>
      <w:u w:val="none"/>
    </w:rPr>
  </w:style>
  <w:style w:type="character" w:customStyle="1" w:styleId="ListLabel130">
    <w:name w:val="ListLabel 130"/>
    <w:qFormat/>
    <w:rPr>
      <w:rFonts w:cs="Wingdings 2"/>
      <w:u w:val="none"/>
    </w:rPr>
  </w:style>
  <w:style w:type="character" w:customStyle="1" w:styleId="ListLabel131">
    <w:name w:val="ListLabel 131"/>
    <w:qFormat/>
    <w:rPr>
      <w:rFonts w:cs="OpenSymbol"/>
      <w:u w:val="none"/>
    </w:rPr>
  </w:style>
  <w:style w:type="character" w:customStyle="1" w:styleId="ListLabel132">
    <w:name w:val="ListLabel 132"/>
    <w:qFormat/>
    <w:rPr>
      <w:rFonts w:cs="Wingdings"/>
      <w:u w:val="none"/>
    </w:rPr>
  </w:style>
  <w:style w:type="character" w:customStyle="1" w:styleId="ListLabel133">
    <w:name w:val="ListLabel 133"/>
    <w:qFormat/>
    <w:rPr>
      <w:rFonts w:cs="Wingdings 2"/>
      <w:u w:val="none"/>
    </w:rPr>
  </w:style>
  <w:style w:type="character" w:customStyle="1" w:styleId="ListLabel134">
    <w:name w:val="ListLabel 134"/>
    <w:qFormat/>
    <w:rPr>
      <w:rFonts w:cs="OpenSymbol"/>
      <w:u w:val="none"/>
    </w:rPr>
  </w:style>
  <w:style w:type="character" w:customStyle="1" w:styleId="ListLabel135">
    <w:name w:val="ListLabel 135"/>
    <w:qFormat/>
    <w:rPr>
      <w:rFonts w:cs="Wingdings"/>
      <w:u w:val="none"/>
    </w:rPr>
  </w:style>
  <w:style w:type="character" w:customStyle="1" w:styleId="ListLabel136">
    <w:name w:val="ListLabel 136"/>
    <w:qFormat/>
    <w:rPr>
      <w:rFonts w:cs="Wingdings 2"/>
      <w:u w:val="none"/>
    </w:rPr>
  </w:style>
  <w:style w:type="character" w:customStyle="1" w:styleId="ListLabel137">
    <w:name w:val="ListLabel 137"/>
    <w:qFormat/>
    <w:rPr>
      <w:rFonts w:cs="OpenSymbol"/>
      <w:u w:val="none"/>
    </w:rPr>
  </w:style>
  <w:style w:type="character" w:customStyle="1" w:styleId="ListLabel138">
    <w:name w:val="ListLabel 138"/>
    <w:qFormat/>
    <w:rPr>
      <w:rFonts w:cs="Wingdings"/>
      <w:u w:val="none"/>
    </w:rPr>
  </w:style>
  <w:style w:type="character" w:customStyle="1" w:styleId="ListLabel139">
    <w:name w:val="ListLabel 139"/>
    <w:qFormat/>
    <w:rPr>
      <w:rFonts w:cs="Wingdings 2"/>
      <w:u w:val="none"/>
    </w:rPr>
  </w:style>
  <w:style w:type="character" w:customStyle="1" w:styleId="ListLabel140">
    <w:name w:val="ListLabel 140"/>
    <w:qFormat/>
    <w:rPr>
      <w:rFonts w:cs="OpenSymbol"/>
      <w:u w:val="none"/>
    </w:rPr>
  </w:style>
  <w:style w:type="character" w:customStyle="1" w:styleId="ListLabel141">
    <w:name w:val="ListLabel 141"/>
    <w:qFormat/>
    <w:rPr>
      <w:rFonts w:cs="Wingdings"/>
      <w:u w:val="none"/>
    </w:rPr>
  </w:style>
  <w:style w:type="character" w:customStyle="1" w:styleId="ListLabel142">
    <w:name w:val="ListLabel 142"/>
    <w:qFormat/>
    <w:rPr>
      <w:rFonts w:cs="Wingdings 2"/>
      <w:u w:val="none"/>
    </w:rPr>
  </w:style>
  <w:style w:type="character" w:customStyle="1" w:styleId="ListLabel143">
    <w:name w:val="ListLabel 143"/>
    <w:qFormat/>
    <w:rPr>
      <w:rFonts w:cs="OpenSymbol"/>
      <w:u w:val="none"/>
    </w:rPr>
  </w:style>
  <w:style w:type="character" w:customStyle="1" w:styleId="ListLabel144">
    <w:name w:val="ListLabel 144"/>
    <w:qFormat/>
    <w:rPr>
      <w:rFonts w:cs="Wingdings"/>
      <w:u w:val="none"/>
    </w:rPr>
  </w:style>
  <w:style w:type="character" w:customStyle="1" w:styleId="ListLabel145">
    <w:name w:val="ListLabel 145"/>
    <w:qFormat/>
    <w:rPr>
      <w:rFonts w:cs="Wingdings 2"/>
      <w:u w:val="none"/>
    </w:rPr>
  </w:style>
  <w:style w:type="character" w:customStyle="1" w:styleId="ListLabel146">
    <w:name w:val="ListLabel 146"/>
    <w:qFormat/>
    <w:rPr>
      <w:rFonts w:cs="OpenSymbol"/>
      <w:u w:val="none"/>
    </w:rPr>
  </w:style>
  <w:style w:type="character" w:customStyle="1" w:styleId="ListLabel147">
    <w:name w:val="ListLabel 147"/>
    <w:qFormat/>
    <w:rPr>
      <w:rFonts w:cs="Wingdings"/>
      <w:u w:val="none"/>
    </w:rPr>
  </w:style>
  <w:style w:type="character" w:customStyle="1" w:styleId="ListLabel148">
    <w:name w:val="ListLabel 148"/>
    <w:qFormat/>
    <w:rPr>
      <w:rFonts w:cs="Wingdings 2"/>
      <w:u w:val="none"/>
    </w:rPr>
  </w:style>
  <w:style w:type="character" w:customStyle="1" w:styleId="ListLabel149">
    <w:name w:val="ListLabel 149"/>
    <w:qFormat/>
    <w:rPr>
      <w:rFonts w:cs="OpenSymbol"/>
      <w:u w:val="none"/>
    </w:rPr>
  </w:style>
  <w:style w:type="character" w:customStyle="1" w:styleId="ListLabel150">
    <w:name w:val="ListLabel 150"/>
    <w:qFormat/>
    <w:rPr>
      <w:rFonts w:cs="Wingdings"/>
      <w:u w:val="none"/>
    </w:rPr>
  </w:style>
  <w:style w:type="character" w:customStyle="1" w:styleId="ListLabel151">
    <w:name w:val="ListLabel 151"/>
    <w:qFormat/>
    <w:rPr>
      <w:rFonts w:cs="Wingdings 2"/>
      <w:u w:val="none"/>
    </w:rPr>
  </w:style>
  <w:style w:type="character" w:customStyle="1" w:styleId="ListLabel152">
    <w:name w:val="ListLabel 152"/>
    <w:qFormat/>
    <w:rPr>
      <w:rFonts w:cs="OpenSymbol"/>
      <w:u w:val="none"/>
    </w:rPr>
  </w:style>
  <w:style w:type="character" w:customStyle="1" w:styleId="ListLabel153">
    <w:name w:val="ListLabel 153"/>
    <w:qFormat/>
    <w:rPr>
      <w:rFonts w:cs="Wingdings"/>
      <w:u w:val="none"/>
    </w:rPr>
  </w:style>
  <w:style w:type="character" w:customStyle="1" w:styleId="ListLabel154">
    <w:name w:val="ListLabel 154"/>
    <w:qFormat/>
    <w:rPr>
      <w:rFonts w:cs="Wingdings 2"/>
      <w:u w:val="none"/>
    </w:rPr>
  </w:style>
  <w:style w:type="character" w:customStyle="1" w:styleId="ListLabel155">
    <w:name w:val="ListLabel 155"/>
    <w:qFormat/>
    <w:rPr>
      <w:rFonts w:cs="OpenSymbol"/>
      <w:u w:val="none"/>
    </w:rPr>
  </w:style>
  <w:style w:type="character" w:customStyle="1" w:styleId="ListLabel156">
    <w:name w:val="ListLabel 156"/>
    <w:qFormat/>
    <w:rPr>
      <w:rFonts w:cs="Wingdings 2"/>
      <w:b w:val="0"/>
    </w:rPr>
  </w:style>
  <w:style w:type="character" w:customStyle="1" w:styleId="ListLabel157">
    <w:name w:val="ListLabel 157"/>
    <w:qFormat/>
    <w:rPr>
      <w:rFonts w:cs="Wingdings 2"/>
    </w:rPr>
  </w:style>
  <w:style w:type="character" w:customStyle="1" w:styleId="ListLabel158">
    <w:name w:val="ListLabel 158"/>
    <w:qFormat/>
    <w:rPr>
      <w:b w:val="0"/>
      <w:u w:val="none"/>
    </w:rPr>
  </w:style>
  <w:style w:type="character" w:customStyle="1" w:styleId="ListLabel159">
    <w:name w:val="ListLabel 159"/>
    <w:qFormat/>
    <w:rPr>
      <w:rFonts w:cs="Wingdings 2"/>
      <w:u w:val="none"/>
    </w:rPr>
  </w:style>
  <w:style w:type="character" w:customStyle="1" w:styleId="ListLabel160">
    <w:name w:val="ListLabel 160"/>
    <w:qFormat/>
    <w:rPr>
      <w:rFonts w:cs="OpenSymbol"/>
      <w:u w:val="none"/>
    </w:rPr>
  </w:style>
  <w:style w:type="character" w:customStyle="1" w:styleId="ListLabel161">
    <w:name w:val="ListLabel 161"/>
    <w:qFormat/>
    <w:rPr>
      <w:rFonts w:cs="Wingdings"/>
      <w:u w:val="none"/>
    </w:rPr>
  </w:style>
  <w:style w:type="character" w:customStyle="1" w:styleId="ListLabel162">
    <w:name w:val="ListLabel 162"/>
    <w:qFormat/>
    <w:rPr>
      <w:rFonts w:cs="Wingdings 2"/>
      <w:u w:val="none"/>
    </w:rPr>
  </w:style>
  <w:style w:type="character" w:customStyle="1" w:styleId="ListLabel163">
    <w:name w:val="ListLabel 163"/>
    <w:qFormat/>
    <w:rPr>
      <w:rFonts w:cs="OpenSymbol"/>
      <w:u w:val="none"/>
    </w:rPr>
  </w:style>
  <w:style w:type="character" w:customStyle="1" w:styleId="ListLabel164">
    <w:name w:val="ListLabel 164"/>
    <w:qFormat/>
    <w:rPr>
      <w:rFonts w:cs="Wingdings"/>
      <w:u w:val="none"/>
    </w:rPr>
  </w:style>
  <w:style w:type="character" w:customStyle="1" w:styleId="ListLabel165">
    <w:name w:val="ListLabel 165"/>
    <w:qFormat/>
    <w:rPr>
      <w:rFonts w:cs="Wingdings 2"/>
      <w:u w:val="none"/>
    </w:rPr>
  </w:style>
  <w:style w:type="character" w:customStyle="1" w:styleId="ListLabel166">
    <w:name w:val="ListLabel 166"/>
    <w:qFormat/>
    <w:rPr>
      <w:rFonts w:cs="OpenSymbol"/>
      <w:u w:val="none"/>
    </w:rPr>
  </w:style>
  <w:style w:type="character" w:customStyle="1" w:styleId="ListLabel167">
    <w:name w:val="ListLabel 167"/>
    <w:qFormat/>
    <w:rPr>
      <w:rFonts w:cs="Wingdings"/>
      <w:b w:val="0"/>
      <w:u w:val="none"/>
    </w:rPr>
  </w:style>
  <w:style w:type="character" w:customStyle="1" w:styleId="ListLabel168">
    <w:name w:val="ListLabel 168"/>
    <w:qFormat/>
    <w:rPr>
      <w:rFonts w:cs="Wingdings 2"/>
      <w:b w:val="0"/>
      <w:u w:val="none"/>
    </w:rPr>
  </w:style>
  <w:style w:type="character" w:customStyle="1" w:styleId="ListLabel169">
    <w:name w:val="ListLabel 169"/>
    <w:qFormat/>
    <w:rPr>
      <w:rFonts w:cs="OpenSymbol"/>
      <w:u w:val="none"/>
    </w:rPr>
  </w:style>
  <w:style w:type="character" w:customStyle="1" w:styleId="ListLabel170">
    <w:name w:val="ListLabel 170"/>
    <w:qFormat/>
    <w:rPr>
      <w:rFonts w:cs="Wingdings"/>
      <w:u w:val="none"/>
    </w:rPr>
  </w:style>
  <w:style w:type="character" w:customStyle="1" w:styleId="ListLabel171">
    <w:name w:val="ListLabel 171"/>
    <w:qFormat/>
    <w:rPr>
      <w:rFonts w:cs="Wingdings 2"/>
      <w:u w:val="none"/>
    </w:rPr>
  </w:style>
  <w:style w:type="character" w:customStyle="1" w:styleId="ListLabel172">
    <w:name w:val="ListLabel 172"/>
    <w:qFormat/>
    <w:rPr>
      <w:rFonts w:cs="OpenSymbol"/>
      <w:u w:val="none"/>
    </w:rPr>
  </w:style>
  <w:style w:type="character" w:customStyle="1" w:styleId="ListLabel173">
    <w:name w:val="ListLabel 173"/>
    <w:qFormat/>
    <w:rPr>
      <w:rFonts w:cs="Wingdings"/>
      <w:u w:val="none"/>
    </w:rPr>
  </w:style>
  <w:style w:type="character" w:customStyle="1" w:styleId="ListLabel174">
    <w:name w:val="ListLabel 174"/>
    <w:qFormat/>
    <w:rPr>
      <w:rFonts w:cs="Wingdings 2"/>
      <w:u w:val="none"/>
    </w:rPr>
  </w:style>
  <w:style w:type="character" w:customStyle="1" w:styleId="ListLabel175">
    <w:name w:val="ListLabel 175"/>
    <w:qFormat/>
    <w:rPr>
      <w:rFonts w:cs="OpenSymbol"/>
      <w:u w:val="none"/>
    </w:rPr>
  </w:style>
  <w:style w:type="character" w:customStyle="1" w:styleId="ListLabel176">
    <w:name w:val="ListLabel 176"/>
    <w:qFormat/>
    <w:rPr>
      <w:rFonts w:cs="Wingdings"/>
      <w:u w:val="none"/>
    </w:rPr>
  </w:style>
  <w:style w:type="character" w:customStyle="1" w:styleId="ListLabel177">
    <w:name w:val="ListLabel 177"/>
    <w:qFormat/>
    <w:rPr>
      <w:rFonts w:cs="Wingdings 2"/>
      <w:u w:val="none"/>
    </w:rPr>
  </w:style>
  <w:style w:type="character" w:customStyle="1" w:styleId="ListLabel178">
    <w:name w:val="ListLabel 178"/>
    <w:qFormat/>
    <w:rPr>
      <w:rFonts w:cs="OpenSymbol"/>
      <w:u w:val="none"/>
    </w:rPr>
  </w:style>
  <w:style w:type="character" w:customStyle="1" w:styleId="ListLabel179">
    <w:name w:val="ListLabel 179"/>
    <w:qFormat/>
    <w:rPr>
      <w:rFonts w:cs="Wingdings"/>
      <w:u w:val="none"/>
    </w:rPr>
  </w:style>
  <w:style w:type="character" w:customStyle="1" w:styleId="ListLabel180">
    <w:name w:val="ListLabel 180"/>
    <w:qFormat/>
    <w:rPr>
      <w:rFonts w:cs="Wingdings 2"/>
      <w:u w:val="none"/>
    </w:rPr>
  </w:style>
  <w:style w:type="character" w:customStyle="1" w:styleId="ListLabel181">
    <w:name w:val="ListLabel 181"/>
    <w:qFormat/>
    <w:rPr>
      <w:rFonts w:cs="OpenSymbol"/>
      <w:u w:val="none"/>
    </w:rPr>
  </w:style>
  <w:style w:type="character" w:customStyle="1" w:styleId="ListLabel182">
    <w:name w:val="ListLabel 182"/>
    <w:qFormat/>
    <w:rPr>
      <w:rFonts w:cs="Wingdings"/>
      <w:u w:val="none"/>
    </w:rPr>
  </w:style>
  <w:style w:type="character" w:customStyle="1" w:styleId="ListLabel183">
    <w:name w:val="ListLabel 183"/>
    <w:qFormat/>
    <w:rPr>
      <w:rFonts w:cs="Wingdings 2"/>
      <w:u w:val="none"/>
    </w:rPr>
  </w:style>
  <w:style w:type="character" w:customStyle="1" w:styleId="ListLabel184">
    <w:name w:val="ListLabel 184"/>
    <w:qFormat/>
    <w:rPr>
      <w:rFonts w:cs="OpenSymbol"/>
      <w:u w:val="none"/>
    </w:rPr>
  </w:style>
  <w:style w:type="character" w:customStyle="1" w:styleId="ListLabel185">
    <w:name w:val="ListLabel 185"/>
    <w:qFormat/>
    <w:rPr>
      <w:rFonts w:cs="Wingdings"/>
      <w:u w:val="none"/>
    </w:rPr>
  </w:style>
  <w:style w:type="character" w:customStyle="1" w:styleId="ListLabel186">
    <w:name w:val="ListLabel 186"/>
    <w:qFormat/>
    <w:rPr>
      <w:rFonts w:cs="Wingdings 2"/>
      <w:u w:val="none"/>
    </w:rPr>
  </w:style>
  <w:style w:type="character" w:customStyle="1" w:styleId="ListLabel187">
    <w:name w:val="ListLabel 187"/>
    <w:qFormat/>
    <w:rPr>
      <w:rFonts w:cs="OpenSymbol"/>
      <w:u w:val="none"/>
    </w:rPr>
  </w:style>
  <w:style w:type="character" w:customStyle="1" w:styleId="ListLabel188">
    <w:name w:val="ListLabel 188"/>
    <w:qFormat/>
    <w:rPr>
      <w:rFonts w:cs="Wingdings"/>
      <w:u w:val="none"/>
    </w:rPr>
  </w:style>
  <w:style w:type="character" w:customStyle="1" w:styleId="ListLabel189">
    <w:name w:val="ListLabel 189"/>
    <w:qFormat/>
    <w:rPr>
      <w:rFonts w:cs="Wingdings 2"/>
      <w:u w:val="none"/>
    </w:rPr>
  </w:style>
  <w:style w:type="character" w:customStyle="1" w:styleId="ListLabel190">
    <w:name w:val="ListLabel 190"/>
    <w:qFormat/>
    <w:rPr>
      <w:rFonts w:cs="OpenSymbol"/>
      <w:u w:val="none"/>
    </w:rPr>
  </w:style>
  <w:style w:type="character" w:customStyle="1" w:styleId="ListLabel191">
    <w:name w:val="ListLabel 191"/>
    <w:qFormat/>
    <w:rPr>
      <w:rFonts w:cs="Wingdings"/>
      <w:u w:val="none"/>
    </w:rPr>
  </w:style>
  <w:style w:type="character" w:customStyle="1" w:styleId="ListLabel192">
    <w:name w:val="ListLabel 192"/>
    <w:qFormat/>
    <w:rPr>
      <w:rFonts w:cs="Wingdings 2"/>
      <w:u w:val="none"/>
    </w:rPr>
  </w:style>
  <w:style w:type="character" w:customStyle="1" w:styleId="ListLabel193">
    <w:name w:val="ListLabel 193"/>
    <w:qFormat/>
    <w:rPr>
      <w:rFonts w:cs="OpenSymbol"/>
      <w:u w:val="none"/>
    </w:rPr>
  </w:style>
  <w:style w:type="paragraph" w:customStyle="1" w:styleId="Heading">
    <w:name w:val="Heading"/>
    <w:basedOn w:val="Normal"/>
    <w:next w:val="Textoindependiente"/>
    <w:qFormat/>
    <w:pPr>
      <w:keepNext/>
      <w:spacing w:before="240" w:after="120"/>
    </w:pPr>
    <w:rPr>
      <w:rFonts w:ascii="Times New Roman" w:eastAsia="AR PL SungtiL GB" w:hAnsi="Times New Roman"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ascii="Times New Roman" w:hAnsi="Times New Roman" w:cs="Lohit Devanagari"/>
    </w:rPr>
  </w:style>
  <w:style w:type="paragraph" w:styleId="Descripcin">
    <w:name w:val="caption"/>
    <w:basedOn w:val="Normal"/>
    <w:qFormat/>
    <w:pPr>
      <w:suppressLineNumbers/>
      <w:spacing w:before="120" w:after="120"/>
    </w:pPr>
    <w:rPr>
      <w:rFonts w:ascii="Times New Roman" w:hAnsi="Times New Roman" w:cs="Lohit Devanagari"/>
      <w:i/>
      <w:iCs/>
    </w:rPr>
  </w:style>
  <w:style w:type="paragraph" w:customStyle="1" w:styleId="Index">
    <w:name w:val="Index"/>
    <w:basedOn w:val="Normal"/>
    <w:qFormat/>
    <w:pPr>
      <w:suppressLineNumbers/>
    </w:pPr>
    <w:rPr>
      <w:rFonts w:ascii="Times New Roman" w:hAnsi="Times New Roman" w:cs="Lohit Devanagari"/>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Ttulo">
    <w:name w:val="Title"/>
    <w:basedOn w:val="Normal"/>
    <w:uiPriority w:val="10"/>
    <w:qFormat/>
    <w:pPr>
      <w:keepNext/>
      <w:keepLines/>
      <w:spacing w:before="480" w:after="120"/>
    </w:pPr>
    <w:rPr>
      <w:b/>
      <w:sz w:val="72"/>
      <w:szCs w:val="72"/>
    </w:rPr>
  </w:style>
  <w:style w:type="character" w:styleId="Hipervnculo">
    <w:name w:val="Hyperlink"/>
    <w:basedOn w:val="Fuentedeprrafopredeter"/>
    <w:uiPriority w:val="99"/>
    <w:semiHidden/>
    <w:unhideWhenUsed/>
    <w:rsid w:val="00E20C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3dpchip.com/3dpchip/index_eng.html"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1950</Words>
  <Characters>10726</Characters>
  <Application>Microsoft Office Word</Application>
  <DocSecurity>0</DocSecurity>
  <Lines>89</Lines>
  <Paragraphs>25</Paragraphs>
  <ScaleCrop>false</ScaleCrop>
  <Company>Universidad Autonoma de Madrid</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Nagore Garcia Medina</cp:lastModifiedBy>
  <cp:revision>2</cp:revision>
  <dcterms:created xsi:type="dcterms:W3CDTF">2020-06-30T14:13:00Z</dcterms:created>
  <dcterms:modified xsi:type="dcterms:W3CDTF">2020-07-09T04:52:00Z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y fmtid="{D5CDD505-2E9C-101B-9397-08002B2CF9AE}" pid="3" name="LinksUpToDate">
    <vt:bool>false</vt:bool>
  </property>
  <property fmtid="{D5CDD505-2E9C-101B-9397-08002B2CF9AE}" pid="4" name="ScaleCrop">
    <vt:bool>false</vt:bool>
  </property>
</Properties>
</file>