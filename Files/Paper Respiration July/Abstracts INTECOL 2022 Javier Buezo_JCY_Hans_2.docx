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6BDA0" w14:textId="2B2312A1" w:rsidR="00ED2C66" w:rsidRPr="00EA3008" w:rsidRDefault="00D87CD5" w:rsidP="00D87CD5">
      <w:pPr>
        <w:jc w:val="center"/>
        <w:rPr>
          <w:lang w:val="en-GB"/>
        </w:rPr>
      </w:pPr>
      <w:r w:rsidRPr="00EA3008">
        <w:rPr>
          <w:lang w:val="en-GB"/>
        </w:rPr>
        <w:t>Abstract</w:t>
      </w:r>
    </w:p>
    <w:p w14:paraId="335D975A" w14:textId="369487FF" w:rsidR="005C0B96" w:rsidRPr="00EA3008" w:rsidRDefault="002C4F55" w:rsidP="008A6910">
      <w:pPr>
        <w:jc w:val="center"/>
        <w:rPr>
          <w:lang w:val="en-GB"/>
        </w:rPr>
      </w:pPr>
      <w:r>
        <w:rPr>
          <w:lang w:val="en-GB"/>
        </w:rPr>
        <w:t xml:space="preserve"> </w:t>
      </w:r>
      <w:r w:rsidR="008A6910" w:rsidRPr="00EA3008">
        <w:rPr>
          <w:lang w:val="en-GB"/>
        </w:rPr>
        <w:t xml:space="preserve"> oral </w:t>
      </w:r>
      <w:r w:rsidR="0078193D" w:rsidRPr="00EA3008">
        <w:rPr>
          <w:lang w:val="en-GB"/>
        </w:rPr>
        <w:t>presentation</w:t>
      </w:r>
    </w:p>
    <w:p w14:paraId="2C82115F" w14:textId="3C732E61" w:rsidR="002C4F55" w:rsidRPr="00215C75" w:rsidRDefault="002C4F55" w:rsidP="002C4F55">
      <w:pPr>
        <w:rPr>
          <w:b/>
          <w:bCs/>
          <w:caps/>
          <w:lang w:val="en-GB"/>
        </w:rPr>
      </w:pPr>
      <w:r w:rsidRPr="00215C75">
        <w:rPr>
          <w:b/>
          <w:bCs/>
          <w:caps/>
          <w:lang w:val="en-GB"/>
        </w:rPr>
        <w:t xml:space="preserve">Downed dead </w:t>
      </w:r>
      <w:r>
        <w:rPr>
          <w:b/>
          <w:bCs/>
          <w:caps/>
          <w:lang w:val="en-GB"/>
        </w:rPr>
        <w:t xml:space="preserve">wood in </w:t>
      </w:r>
      <w:r w:rsidR="00EA3008">
        <w:rPr>
          <w:b/>
          <w:bCs/>
          <w:caps/>
          <w:lang w:val="en-GB"/>
        </w:rPr>
        <w:t xml:space="preserve">temperate </w:t>
      </w:r>
      <w:r>
        <w:rPr>
          <w:b/>
          <w:bCs/>
          <w:caps/>
          <w:lang w:val="en-GB"/>
        </w:rPr>
        <w:t xml:space="preserve">old-growth forests: </w:t>
      </w:r>
      <w:r w:rsidRPr="00215C75">
        <w:rPr>
          <w:b/>
          <w:bCs/>
          <w:caps/>
          <w:lang w:val="en-GB"/>
        </w:rPr>
        <w:t xml:space="preserve"> Not just carbon leftovers.</w:t>
      </w:r>
    </w:p>
    <w:p w14:paraId="310E9025" w14:textId="2E0DF7AA" w:rsidR="002C4F55" w:rsidRDefault="002C4F55" w:rsidP="00215C75">
      <w:pPr>
        <w:rPr>
          <w:b/>
          <w:bCs/>
          <w:caps/>
          <w:lang w:val="en-GB"/>
        </w:rPr>
      </w:pPr>
    </w:p>
    <w:p w14:paraId="64BD4E6A" w14:textId="6EC7FE88" w:rsidR="00872723" w:rsidRPr="00521C68" w:rsidRDefault="00EA3008" w:rsidP="00872723">
      <w:pPr>
        <w:autoSpaceDE w:val="0"/>
        <w:autoSpaceDN w:val="0"/>
        <w:adjustRightInd w:val="0"/>
        <w:spacing w:before="120" w:line="360" w:lineRule="auto"/>
        <w:jc w:val="both"/>
        <w:rPr>
          <w:b/>
          <w:lang w:val="en-GB"/>
        </w:rPr>
      </w:pPr>
      <w:r w:rsidRPr="00521C68">
        <w:rPr>
          <w:b/>
          <w:lang w:val="en-GB"/>
        </w:rPr>
        <w:t>Buezo Javier</w:t>
      </w:r>
      <w:r w:rsidR="00B65BF8">
        <w:rPr>
          <w:b/>
          <w:lang w:val="en-GB"/>
        </w:rPr>
        <w:t xml:space="preserve"> (Postdoctoral researcher)</w:t>
      </w:r>
      <w:r w:rsidRPr="00521C68">
        <w:rPr>
          <w:b/>
          <w:vertAlign w:val="superscript"/>
          <w:lang w:val="en-GB"/>
        </w:rPr>
        <w:t>1</w:t>
      </w:r>
      <w:r w:rsidRPr="00521C68">
        <w:rPr>
          <w:b/>
          <w:lang w:val="en-GB"/>
        </w:rPr>
        <w:t>,</w:t>
      </w:r>
      <w:r w:rsidR="001E5D7F" w:rsidRPr="00521C68">
        <w:rPr>
          <w:b/>
          <w:lang w:val="en-GB"/>
        </w:rPr>
        <w:t xml:space="preserve"> </w:t>
      </w:r>
      <w:r w:rsidR="00521C68" w:rsidRPr="00521C68">
        <w:rPr>
          <w:b/>
          <w:lang w:val="en-GB"/>
        </w:rPr>
        <w:t>Medina NG</w:t>
      </w:r>
      <w:r w:rsidR="00B65BF8">
        <w:rPr>
          <w:b/>
          <w:lang w:val="en-GB"/>
        </w:rPr>
        <w:t xml:space="preserve"> (</w:t>
      </w:r>
      <w:r w:rsidR="00815668">
        <w:rPr>
          <w:b/>
          <w:lang w:val="en-GB"/>
        </w:rPr>
        <w:t>¿</w:t>
      </w:r>
      <w:proofErr w:type="spellStart"/>
      <w:r w:rsidR="00815668">
        <w:rPr>
          <w:b/>
          <w:lang w:val="en-GB"/>
        </w:rPr>
        <w:t>Asistant</w:t>
      </w:r>
      <w:proofErr w:type="spellEnd"/>
      <w:r w:rsidR="00815668">
        <w:rPr>
          <w:b/>
          <w:lang w:val="en-GB"/>
        </w:rPr>
        <w:t xml:space="preserve"> </w:t>
      </w:r>
      <w:r w:rsidR="00B65BF8">
        <w:rPr>
          <w:b/>
          <w:lang w:val="en-GB"/>
        </w:rPr>
        <w:t>Professor</w:t>
      </w:r>
      <w:r w:rsidR="00815668">
        <w:rPr>
          <w:b/>
          <w:lang w:val="en-GB"/>
        </w:rPr>
        <w:t>?</w:t>
      </w:r>
      <w:r w:rsidR="00B65BF8">
        <w:rPr>
          <w:b/>
          <w:lang w:val="en-GB"/>
        </w:rPr>
        <w:t>)</w:t>
      </w:r>
      <w:r w:rsidR="00521C68" w:rsidRPr="00521C68">
        <w:rPr>
          <w:b/>
          <w:lang w:val="en-GB"/>
        </w:rPr>
        <w:t xml:space="preserve"> </w:t>
      </w:r>
      <w:commentRangeStart w:id="0"/>
      <w:r w:rsidR="00521C68" w:rsidRPr="00521C68">
        <w:rPr>
          <w:b/>
          <w:vertAlign w:val="superscript"/>
          <w:lang w:val="en-GB"/>
        </w:rPr>
        <w:t>x</w:t>
      </w:r>
      <w:commentRangeEnd w:id="0"/>
      <w:r w:rsidR="00521C68">
        <w:rPr>
          <w:rStyle w:val="Refdecomentario"/>
        </w:rPr>
        <w:commentReference w:id="0"/>
      </w:r>
      <w:r w:rsidR="00521C68" w:rsidRPr="00521C68">
        <w:rPr>
          <w:b/>
          <w:lang w:val="en-GB"/>
        </w:rPr>
        <w:t>,</w:t>
      </w:r>
      <w:r w:rsidR="00521C68">
        <w:rPr>
          <w:b/>
          <w:lang w:val="en-GB"/>
        </w:rPr>
        <w:t xml:space="preserve"> </w:t>
      </w:r>
      <w:proofErr w:type="spellStart"/>
      <w:r w:rsidR="00872723" w:rsidRPr="00521C68">
        <w:rPr>
          <w:b/>
          <w:lang w:val="en-GB"/>
        </w:rPr>
        <w:t>Hereş</w:t>
      </w:r>
      <w:proofErr w:type="spellEnd"/>
      <w:r w:rsidR="007168B9" w:rsidRPr="00521C68">
        <w:rPr>
          <w:b/>
          <w:lang w:val="en-GB"/>
        </w:rPr>
        <w:t xml:space="preserve"> Ana-Maria</w:t>
      </w:r>
      <w:r w:rsidR="00B65BF8">
        <w:rPr>
          <w:b/>
          <w:lang w:val="en-GB"/>
        </w:rPr>
        <w:t xml:space="preserve"> (Researcher)</w:t>
      </w:r>
      <w:r w:rsidR="007168B9" w:rsidRPr="00521C68">
        <w:rPr>
          <w:b/>
          <w:lang w:val="en-GB"/>
        </w:rPr>
        <w:t xml:space="preserve"> </w:t>
      </w:r>
      <w:r w:rsidR="00872723" w:rsidRPr="00521C68">
        <w:rPr>
          <w:b/>
          <w:vertAlign w:val="superscript"/>
          <w:lang w:val="en-GB"/>
        </w:rPr>
        <w:t>1,</w:t>
      </w:r>
      <w:r w:rsidR="00B97945" w:rsidRPr="00521C68">
        <w:rPr>
          <w:b/>
          <w:vertAlign w:val="superscript"/>
          <w:lang w:val="en-GB"/>
        </w:rPr>
        <w:t>2</w:t>
      </w:r>
      <w:r w:rsidR="00872723" w:rsidRPr="00521C68">
        <w:rPr>
          <w:b/>
          <w:lang w:val="en-GB"/>
        </w:rPr>
        <w:t>,</w:t>
      </w:r>
      <w:r w:rsidR="00B65BF8">
        <w:rPr>
          <w:b/>
          <w:lang w:val="en-GB"/>
        </w:rPr>
        <w:t xml:space="preserve"> </w:t>
      </w:r>
      <w:proofErr w:type="spellStart"/>
      <w:r w:rsidR="00B65BF8">
        <w:rPr>
          <w:b/>
          <w:lang w:val="en-GB"/>
        </w:rPr>
        <w:t>Petritan</w:t>
      </w:r>
      <w:proofErr w:type="spellEnd"/>
      <w:r w:rsidR="00B65BF8">
        <w:rPr>
          <w:b/>
          <w:lang w:val="en-GB"/>
        </w:rPr>
        <w:t xml:space="preserve"> Ion </w:t>
      </w:r>
      <w:proofErr w:type="spellStart"/>
      <w:r w:rsidR="00B65BF8">
        <w:rPr>
          <w:b/>
          <w:lang w:val="en-GB"/>
        </w:rPr>
        <w:t>Catalyn</w:t>
      </w:r>
      <w:proofErr w:type="spellEnd"/>
      <w:r w:rsidR="00B65BF8">
        <w:rPr>
          <w:b/>
          <w:lang w:val="en-GB"/>
        </w:rPr>
        <w:t xml:space="preserve"> (Professor), </w:t>
      </w:r>
      <w:r w:rsidR="00B65BF8">
        <w:rPr>
          <w:b/>
          <w:lang w:val="en-GB"/>
        </w:rPr>
        <w:t xml:space="preserve">Esteban Raquel (Professor) </w:t>
      </w:r>
      <w:r w:rsidR="00B97945" w:rsidRPr="00521C68">
        <w:rPr>
          <w:b/>
          <w:vertAlign w:val="superscript"/>
          <w:lang w:val="en-GB"/>
        </w:rPr>
        <w:t>5</w:t>
      </w:r>
      <w:r w:rsidR="00835D66" w:rsidRPr="00521C68">
        <w:rPr>
          <w:b/>
          <w:vertAlign w:val="superscript"/>
          <w:lang w:val="en-GB"/>
        </w:rPr>
        <w:t xml:space="preserve">, </w:t>
      </w:r>
      <w:r w:rsidR="000127CA" w:rsidRPr="00521C68">
        <w:rPr>
          <w:b/>
          <w:lang w:val="en-GB"/>
        </w:rPr>
        <w:t>Cornelis</w:t>
      </w:r>
      <w:r w:rsidR="00BC19BF" w:rsidRPr="00521C68">
        <w:rPr>
          <w:b/>
          <w:lang w:val="en-GB"/>
        </w:rPr>
        <w:t>s</w:t>
      </w:r>
      <w:r w:rsidR="000127CA" w:rsidRPr="00521C68">
        <w:rPr>
          <w:b/>
          <w:lang w:val="en-GB"/>
        </w:rPr>
        <w:t>en J.H.C</w:t>
      </w:r>
      <w:r w:rsidR="00B65BF8">
        <w:rPr>
          <w:b/>
          <w:lang w:val="en-GB"/>
        </w:rPr>
        <w:t xml:space="preserve"> </w:t>
      </w:r>
      <w:r w:rsidR="00B65BF8">
        <w:rPr>
          <w:b/>
          <w:lang w:val="en-GB"/>
        </w:rPr>
        <w:t>(Professor)</w:t>
      </w:r>
      <w:r w:rsidR="00B97945" w:rsidRPr="00521C68">
        <w:rPr>
          <w:b/>
          <w:vertAlign w:val="superscript"/>
          <w:lang w:val="en-GB"/>
        </w:rPr>
        <w:t>6</w:t>
      </w:r>
      <w:r w:rsidR="000127CA" w:rsidRPr="00521C68">
        <w:rPr>
          <w:b/>
          <w:lang w:val="en-GB"/>
        </w:rPr>
        <w:t>,</w:t>
      </w:r>
      <w:r w:rsidR="000127CA" w:rsidRPr="00521C68">
        <w:rPr>
          <w:lang w:val="en-GB"/>
        </w:rPr>
        <w:t xml:space="preserve"> </w:t>
      </w:r>
      <w:r w:rsidR="000127CA" w:rsidRPr="00521C68">
        <w:rPr>
          <w:b/>
          <w:lang w:val="en-GB"/>
        </w:rPr>
        <w:t xml:space="preserve">van </w:t>
      </w:r>
      <w:proofErr w:type="spellStart"/>
      <w:r w:rsidR="000127CA" w:rsidRPr="00521C68">
        <w:rPr>
          <w:b/>
          <w:lang w:val="en-GB"/>
        </w:rPr>
        <w:t>Logtestijn</w:t>
      </w:r>
      <w:proofErr w:type="spellEnd"/>
      <w:r w:rsidR="007168B9" w:rsidRPr="00521C68">
        <w:rPr>
          <w:b/>
          <w:lang w:val="en-GB"/>
        </w:rPr>
        <w:t xml:space="preserve"> R.S.P.</w:t>
      </w:r>
      <w:r w:rsidR="00B65BF8">
        <w:rPr>
          <w:b/>
          <w:lang w:val="en-GB"/>
        </w:rPr>
        <w:t xml:space="preserve"> (Lab technician)</w:t>
      </w:r>
      <w:r w:rsidR="007168B9" w:rsidRPr="00521C68">
        <w:rPr>
          <w:b/>
          <w:lang w:val="en-GB"/>
        </w:rPr>
        <w:t xml:space="preserve"> </w:t>
      </w:r>
      <w:r w:rsidR="00B97945" w:rsidRPr="00521C68">
        <w:rPr>
          <w:b/>
          <w:vertAlign w:val="superscript"/>
          <w:lang w:val="en-GB"/>
        </w:rPr>
        <w:t>6</w:t>
      </w:r>
      <w:r w:rsidR="000127CA" w:rsidRPr="00521C68">
        <w:rPr>
          <w:b/>
          <w:lang w:val="en-GB"/>
        </w:rPr>
        <w:t xml:space="preserve">, </w:t>
      </w:r>
      <w:proofErr w:type="spellStart"/>
      <w:r w:rsidR="00835D66" w:rsidRPr="00521C68">
        <w:rPr>
          <w:b/>
          <w:lang w:val="en-GB"/>
        </w:rPr>
        <w:t>Petritan</w:t>
      </w:r>
      <w:proofErr w:type="spellEnd"/>
      <w:r w:rsidR="00835D66" w:rsidRPr="00521C68">
        <w:rPr>
          <w:b/>
          <w:lang w:val="en-GB"/>
        </w:rPr>
        <w:t xml:space="preserve"> Any Mary</w:t>
      </w:r>
      <w:r w:rsidR="00B65BF8">
        <w:rPr>
          <w:b/>
          <w:lang w:val="en-GB"/>
        </w:rPr>
        <w:t xml:space="preserve"> </w:t>
      </w:r>
      <w:commentRangeStart w:id="1"/>
      <w:r w:rsidR="00B65BF8">
        <w:rPr>
          <w:b/>
          <w:lang w:val="en-GB"/>
        </w:rPr>
        <w:t>(</w:t>
      </w:r>
      <w:proofErr w:type="gramStart"/>
      <w:r w:rsidR="00815668">
        <w:rPr>
          <w:b/>
          <w:lang w:val="en-GB"/>
        </w:rPr>
        <w:t>???</w:t>
      </w:r>
      <w:r w:rsidR="00B65BF8">
        <w:rPr>
          <w:b/>
          <w:lang w:val="en-GB"/>
        </w:rPr>
        <w:t>)</w:t>
      </w:r>
      <w:r w:rsidR="00835D66" w:rsidRPr="00521C68">
        <w:rPr>
          <w:b/>
          <w:vertAlign w:val="superscript"/>
          <w:lang w:val="en-GB"/>
        </w:rPr>
        <w:t>x</w:t>
      </w:r>
      <w:commentRangeEnd w:id="1"/>
      <w:proofErr w:type="gramEnd"/>
      <w:r w:rsidR="00B605A3">
        <w:rPr>
          <w:rStyle w:val="Refdecomentario"/>
        </w:rPr>
        <w:commentReference w:id="1"/>
      </w:r>
      <w:r w:rsidR="00835D66" w:rsidRPr="00521C68">
        <w:rPr>
          <w:b/>
          <w:lang w:val="en-GB"/>
        </w:rPr>
        <w:t xml:space="preserve"> , </w:t>
      </w:r>
      <w:r w:rsidR="001E5D7F" w:rsidRPr="00521C68">
        <w:rPr>
          <w:b/>
          <w:lang w:val="en-GB"/>
        </w:rPr>
        <w:t xml:space="preserve">Stoian </w:t>
      </w:r>
      <w:r w:rsidR="000127CA" w:rsidRPr="00521C68">
        <w:rPr>
          <w:b/>
          <w:lang w:val="en-GB"/>
        </w:rPr>
        <w:t>Remus</w:t>
      </w:r>
      <w:r w:rsidR="00B65BF8">
        <w:rPr>
          <w:b/>
          <w:lang w:val="en-GB"/>
        </w:rPr>
        <w:t xml:space="preserve"> (Student)</w:t>
      </w:r>
      <w:r w:rsidR="00B97945" w:rsidRPr="00521C68">
        <w:rPr>
          <w:b/>
          <w:vertAlign w:val="superscript"/>
          <w:lang w:val="en-GB"/>
        </w:rPr>
        <w:t>1</w:t>
      </w:r>
      <w:r w:rsidR="000127CA" w:rsidRPr="00521C68">
        <w:rPr>
          <w:b/>
          <w:lang w:val="en-GB"/>
        </w:rPr>
        <w:t xml:space="preserve">, </w:t>
      </w:r>
      <w:proofErr w:type="spellStart"/>
      <w:r w:rsidR="001E5D7F" w:rsidRPr="00521C68">
        <w:rPr>
          <w:b/>
          <w:lang w:val="en-GB"/>
        </w:rPr>
        <w:t>Illinca</w:t>
      </w:r>
      <w:proofErr w:type="spellEnd"/>
      <w:r w:rsidR="001E5D7F" w:rsidRPr="00521C68">
        <w:rPr>
          <w:b/>
          <w:lang w:val="en-GB"/>
        </w:rPr>
        <w:t xml:space="preserve"> </w:t>
      </w:r>
      <w:r w:rsidR="000127CA" w:rsidRPr="00521C68">
        <w:rPr>
          <w:b/>
          <w:lang w:val="en-GB"/>
        </w:rPr>
        <w:t>Elisabeth</w:t>
      </w:r>
      <w:r w:rsidR="00B65BF8">
        <w:rPr>
          <w:b/>
          <w:lang w:val="en-GB"/>
        </w:rPr>
        <w:t xml:space="preserve"> (Student)</w:t>
      </w:r>
      <w:r w:rsidR="00835D66" w:rsidRPr="00521C68">
        <w:rPr>
          <w:b/>
          <w:vertAlign w:val="superscript"/>
          <w:lang w:val="en-GB"/>
        </w:rPr>
        <w:t>x</w:t>
      </w:r>
      <w:r w:rsidR="000127CA" w:rsidRPr="00521C68">
        <w:rPr>
          <w:b/>
          <w:lang w:val="en-GB"/>
        </w:rPr>
        <w:t xml:space="preserve">, </w:t>
      </w:r>
      <w:r w:rsidR="00521C68" w:rsidRPr="00521C68">
        <w:rPr>
          <w:b/>
          <w:lang w:val="en-GB"/>
        </w:rPr>
        <w:t xml:space="preserve"> </w:t>
      </w:r>
      <w:proofErr w:type="spellStart"/>
      <w:r w:rsidR="00521C68" w:rsidRPr="0064075D">
        <w:rPr>
          <w:b/>
          <w:lang w:val="en-GB"/>
        </w:rPr>
        <w:t>Yuste</w:t>
      </w:r>
      <w:proofErr w:type="spellEnd"/>
      <w:r w:rsidR="00521C68" w:rsidRPr="0064075D">
        <w:rPr>
          <w:b/>
          <w:lang w:val="en-GB"/>
        </w:rPr>
        <w:t xml:space="preserve"> Jorge Curiel</w:t>
      </w:r>
      <w:r w:rsidR="00815668">
        <w:rPr>
          <w:b/>
          <w:lang w:val="en-GB"/>
        </w:rPr>
        <w:t xml:space="preserve"> (Researcher)</w:t>
      </w:r>
      <w:r w:rsidR="00521C68" w:rsidRPr="0064075D">
        <w:rPr>
          <w:b/>
          <w:lang w:val="en-GB"/>
        </w:rPr>
        <w:t xml:space="preserve"> </w:t>
      </w:r>
      <w:r w:rsidR="00521C68" w:rsidRPr="0064075D">
        <w:rPr>
          <w:b/>
          <w:vertAlign w:val="superscript"/>
          <w:lang w:val="en-GB"/>
        </w:rPr>
        <w:t>2,3</w:t>
      </w:r>
      <w:r w:rsidR="000127CA" w:rsidRPr="00521C68">
        <w:rPr>
          <w:b/>
          <w:lang w:val="en-GB"/>
        </w:rPr>
        <w:t>.</w:t>
      </w:r>
      <w:r w:rsidR="00521C68">
        <w:rPr>
          <w:b/>
          <w:lang w:val="en-GB"/>
        </w:rPr>
        <w:t xml:space="preserve"> </w:t>
      </w:r>
    </w:p>
    <w:p w14:paraId="3279CB9F" w14:textId="3B3E14EA" w:rsidR="001E5D7F" w:rsidRPr="00815668" w:rsidRDefault="001E5D7F" w:rsidP="001E5D7F">
      <w:pPr>
        <w:spacing w:line="360" w:lineRule="auto"/>
        <w:jc w:val="both"/>
        <w:rPr>
          <w:color w:val="000000"/>
          <w:lang w:val="en-GB"/>
        </w:rPr>
      </w:pPr>
      <w:r w:rsidRPr="00815668">
        <w:rPr>
          <w:color w:val="000000"/>
          <w:vertAlign w:val="superscript"/>
          <w:lang w:val="en-GB"/>
        </w:rPr>
        <w:t xml:space="preserve">1 </w:t>
      </w:r>
      <w:r w:rsidRPr="00815668">
        <w:rPr>
          <w:color w:val="000000"/>
          <w:lang w:val="en-GB"/>
        </w:rPr>
        <w:t>Department of Forest Sciences, Transilvania University of Braşov, Sirul Beethoven-1, 500123 Braşov, Romania</w:t>
      </w:r>
    </w:p>
    <w:p w14:paraId="57B52FAC" w14:textId="20B2DBAB" w:rsidR="00B97945" w:rsidRPr="00815668" w:rsidRDefault="00B97945" w:rsidP="001E5D7F">
      <w:pPr>
        <w:spacing w:line="360" w:lineRule="auto"/>
        <w:jc w:val="both"/>
        <w:rPr>
          <w:color w:val="000000"/>
          <w:lang w:val="en-GB"/>
        </w:rPr>
      </w:pPr>
      <w:r w:rsidRPr="00815668">
        <w:rPr>
          <w:color w:val="000000"/>
          <w:vertAlign w:val="superscript"/>
          <w:lang w:val="en-GB"/>
        </w:rPr>
        <w:t xml:space="preserve">2 </w:t>
      </w:r>
      <w:r w:rsidRPr="00815668">
        <w:rPr>
          <w:color w:val="000000"/>
          <w:lang w:val="en-GB"/>
        </w:rPr>
        <w:t xml:space="preserve">BC3-Basque Centre for Climate Change, Scientific Campus of the University of the Basque Country, B/ Sarriena s/n 48940 Leioa, Bizkaia, Spain </w:t>
      </w:r>
    </w:p>
    <w:p w14:paraId="08A1FC9A" w14:textId="065BEECA" w:rsidR="00B97945" w:rsidRPr="00815668" w:rsidRDefault="00B97945" w:rsidP="001E5D7F">
      <w:pPr>
        <w:spacing w:line="360" w:lineRule="auto"/>
        <w:jc w:val="both"/>
        <w:rPr>
          <w:color w:val="000000"/>
          <w:lang w:val="en-GB"/>
        </w:rPr>
      </w:pPr>
      <w:r w:rsidRPr="00815668">
        <w:rPr>
          <w:color w:val="000000"/>
          <w:vertAlign w:val="superscript"/>
          <w:lang w:val="en-GB"/>
        </w:rPr>
        <w:t xml:space="preserve">3 </w:t>
      </w:r>
      <w:r w:rsidRPr="00815668">
        <w:rPr>
          <w:color w:val="000000"/>
          <w:lang w:val="en-GB"/>
        </w:rPr>
        <w:t>IKERBASQUE. Basque Foundation for Science, Plaza Euskadi 5, E-48009 Bilbao, Bizkaia, Spain</w:t>
      </w:r>
    </w:p>
    <w:p w14:paraId="25477756" w14:textId="70CEDA7F" w:rsidR="00B97945" w:rsidRPr="00815668" w:rsidRDefault="00B97945" w:rsidP="001E5D7F">
      <w:pPr>
        <w:spacing w:line="360" w:lineRule="auto"/>
        <w:jc w:val="both"/>
        <w:rPr>
          <w:color w:val="000000"/>
          <w:vertAlign w:val="superscript"/>
          <w:lang w:val="en-GB"/>
        </w:rPr>
      </w:pPr>
      <w:r w:rsidRPr="00815668">
        <w:rPr>
          <w:color w:val="000000"/>
          <w:vertAlign w:val="superscript"/>
          <w:lang w:val="en-GB"/>
        </w:rPr>
        <w:t>4 Nagore afiliacion</w:t>
      </w:r>
    </w:p>
    <w:p w14:paraId="183C77ED" w14:textId="6C7EF20D" w:rsidR="001E5D7F" w:rsidRPr="00815668" w:rsidRDefault="00B97945" w:rsidP="00114BBE">
      <w:pPr>
        <w:spacing w:line="360" w:lineRule="auto"/>
        <w:jc w:val="both"/>
        <w:rPr>
          <w:color w:val="000000"/>
          <w:lang w:val="en-GB"/>
        </w:rPr>
      </w:pPr>
      <w:r w:rsidRPr="00815668">
        <w:rPr>
          <w:color w:val="000000"/>
          <w:vertAlign w:val="superscript"/>
          <w:lang w:val="en-GB"/>
        </w:rPr>
        <w:t>5</w:t>
      </w:r>
      <w:r w:rsidR="001E5D7F" w:rsidRPr="00815668">
        <w:rPr>
          <w:color w:val="000000"/>
          <w:vertAlign w:val="superscript"/>
          <w:lang w:val="en-GB"/>
        </w:rPr>
        <w:t xml:space="preserve"> </w:t>
      </w:r>
      <w:r w:rsidR="001E5D7F" w:rsidRPr="00815668">
        <w:rPr>
          <w:color w:val="000000"/>
          <w:lang w:val="en-GB"/>
        </w:rPr>
        <w:t>Department of Plant Biology and Ecology, University of Basque Country (UPV/EHU), B/Sarriena s/n, 48940 Leioa, Bizkaia, Spain</w:t>
      </w:r>
    </w:p>
    <w:p w14:paraId="0CAC33A4" w14:textId="0DE536BA" w:rsidR="00900182" w:rsidRDefault="00B97945" w:rsidP="00215C75">
      <w:pPr>
        <w:rPr>
          <w:b/>
          <w:bCs/>
          <w:caps/>
          <w:lang w:val="en-GB"/>
        </w:rPr>
      </w:pPr>
      <w:r w:rsidRPr="00815668">
        <w:rPr>
          <w:color w:val="000000"/>
          <w:vertAlign w:val="superscript"/>
          <w:lang w:val="en-GB"/>
        </w:rPr>
        <w:t>6</w:t>
      </w:r>
      <w:r w:rsidR="001E5D7F" w:rsidRPr="00815668">
        <w:rPr>
          <w:color w:val="000000"/>
          <w:vertAlign w:val="superscript"/>
          <w:lang w:val="en-GB"/>
        </w:rPr>
        <w:t xml:space="preserve"> </w:t>
      </w:r>
      <w:r w:rsidR="001E5D7F" w:rsidRPr="00815668">
        <w:rPr>
          <w:color w:val="000000"/>
          <w:lang w:val="en-GB"/>
        </w:rPr>
        <w:t xml:space="preserve">Systems Ecology, </w:t>
      </w:r>
      <w:r w:rsidR="00BC19BF" w:rsidRPr="00815668">
        <w:rPr>
          <w:color w:val="000000"/>
          <w:lang w:val="en-GB"/>
        </w:rPr>
        <w:t>A-LIFE</w:t>
      </w:r>
      <w:r w:rsidR="001E5D7F" w:rsidRPr="00815668">
        <w:rPr>
          <w:color w:val="000000"/>
          <w:lang w:val="en-GB"/>
        </w:rPr>
        <w:t xml:space="preserve">, </w:t>
      </w:r>
      <w:r w:rsidR="001E5D7F" w:rsidRPr="00AC666F">
        <w:rPr>
          <w:color w:val="000000"/>
          <w:lang w:val="en-GB"/>
        </w:rPr>
        <w:t>Faculty of Science, Vrije Universiteit, Amsterdam, The Netherlands;</w:t>
      </w:r>
    </w:p>
    <w:p w14:paraId="7B5CA518" w14:textId="100971A7" w:rsidR="00900182" w:rsidRDefault="002C4F55" w:rsidP="000127CA">
      <w:pPr>
        <w:rPr>
          <w:ins w:id="2" w:author="Raquel Esteban" w:date="2022-04-13T11:34:00Z"/>
          <w:lang w:val="en-GB"/>
        </w:rPr>
      </w:pPr>
      <w:r>
        <w:rPr>
          <w:lang w:val="en-GB"/>
        </w:rPr>
        <w:t>O</w:t>
      </w:r>
      <w:r w:rsidRPr="002C4F55">
        <w:rPr>
          <w:lang w:val="en-GB"/>
        </w:rPr>
        <w:t>ld-growth forests (OGF)</w:t>
      </w:r>
      <w:r>
        <w:rPr>
          <w:lang w:val="en-GB"/>
        </w:rPr>
        <w:t xml:space="preserve"> are </w:t>
      </w:r>
      <w:r w:rsidRPr="002C4F55">
        <w:rPr>
          <w:lang w:val="en-GB"/>
        </w:rPr>
        <w:t>considered paramount for the local biodiversity,</w:t>
      </w:r>
      <w:r>
        <w:rPr>
          <w:lang w:val="en-GB"/>
        </w:rPr>
        <w:t xml:space="preserve"> but r</w:t>
      </w:r>
      <w:r w:rsidRPr="002C4F55">
        <w:rPr>
          <w:lang w:val="en-GB"/>
        </w:rPr>
        <w:t xml:space="preserve">ecent studies have </w:t>
      </w:r>
      <w:r w:rsidR="00BC19BF">
        <w:rPr>
          <w:lang w:val="en-GB"/>
        </w:rPr>
        <w:t xml:space="preserve">also highlighted </w:t>
      </w:r>
      <w:r w:rsidR="00EA3008">
        <w:rPr>
          <w:lang w:val="en-GB"/>
        </w:rPr>
        <w:t>them</w:t>
      </w:r>
      <w:r w:rsidRPr="002C4F55">
        <w:rPr>
          <w:lang w:val="en-GB"/>
        </w:rPr>
        <w:t xml:space="preserve"> as</w:t>
      </w:r>
      <w:r w:rsidR="00BC19BF">
        <w:rPr>
          <w:lang w:val="en-GB"/>
        </w:rPr>
        <w:t xml:space="preserve"> </w:t>
      </w:r>
      <w:r w:rsidRPr="002C4F55">
        <w:rPr>
          <w:lang w:val="en-GB"/>
        </w:rPr>
        <w:t>globally important carbon (C) sink</w:t>
      </w:r>
      <w:r w:rsidR="00AC666F">
        <w:rPr>
          <w:lang w:val="en-GB"/>
        </w:rPr>
        <w:t>s</w:t>
      </w:r>
      <w:r w:rsidRPr="002C4F55">
        <w:rPr>
          <w:lang w:val="en-GB"/>
        </w:rPr>
        <w:t xml:space="preserve">. </w:t>
      </w:r>
      <w:r w:rsidR="00BC19BF">
        <w:rPr>
          <w:lang w:val="en-GB"/>
        </w:rPr>
        <w:t>This C sink function has reduced dramatically due to</w:t>
      </w:r>
      <w:r w:rsidRPr="002C4F55">
        <w:rPr>
          <w:lang w:val="en-GB"/>
        </w:rPr>
        <w:t xml:space="preserve"> forest exploitation, which already has decimated almost all </w:t>
      </w:r>
      <w:r w:rsidR="00BC19BF">
        <w:rPr>
          <w:lang w:val="en-GB"/>
        </w:rPr>
        <w:t>OGF</w:t>
      </w:r>
      <w:r w:rsidRPr="002C4F55">
        <w:rPr>
          <w:lang w:val="en-GB"/>
        </w:rPr>
        <w:t xml:space="preserve"> areas in Europe.</w:t>
      </w:r>
      <w:r>
        <w:rPr>
          <w:lang w:val="en-GB"/>
        </w:rPr>
        <w:t xml:space="preserve"> I</w:t>
      </w:r>
      <w:r w:rsidRPr="002C4F55">
        <w:rPr>
          <w:lang w:val="en-GB"/>
        </w:rPr>
        <w:t>mportant knowledge</w:t>
      </w:r>
      <w:r>
        <w:rPr>
          <w:lang w:val="en-GB"/>
        </w:rPr>
        <w:t xml:space="preserve"> </w:t>
      </w:r>
      <w:r w:rsidRPr="002C4F55">
        <w:rPr>
          <w:lang w:val="en-GB"/>
        </w:rPr>
        <w:t xml:space="preserve">gaps, regarding OGF </w:t>
      </w:r>
      <w:r w:rsidR="00BC19BF">
        <w:rPr>
          <w:lang w:val="en-GB"/>
        </w:rPr>
        <w:t xml:space="preserve">C </w:t>
      </w:r>
      <w:r w:rsidRPr="002C4F55">
        <w:rPr>
          <w:lang w:val="en-GB"/>
        </w:rPr>
        <w:t xml:space="preserve">pools and mechanisms of C sequestration, </w:t>
      </w:r>
      <w:proofErr w:type="gramStart"/>
      <w:r w:rsidR="0030705D">
        <w:rPr>
          <w:lang w:val="en-GB"/>
        </w:rPr>
        <w:t xml:space="preserve">still </w:t>
      </w:r>
      <w:r w:rsidRPr="002C4F55">
        <w:rPr>
          <w:lang w:val="en-GB"/>
        </w:rPr>
        <w:t>remain</w:t>
      </w:r>
      <w:proofErr w:type="gramEnd"/>
      <w:r w:rsidR="0030705D">
        <w:rPr>
          <w:lang w:val="en-GB"/>
        </w:rPr>
        <w:t xml:space="preserve"> un</w:t>
      </w:r>
      <w:r w:rsidR="00BC19BF">
        <w:rPr>
          <w:lang w:val="en-GB"/>
        </w:rPr>
        <w:t>der</w:t>
      </w:r>
      <w:r w:rsidR="0030705D">
        <w:rPr>
          <w:lang w:val="en-GB"/>
        </w:rPr>
        <w:t>explored</w:t>
      </w:r>
      <w:r w:rsidRPr="002C4F55">
        <w:rPr>
          <w:lang w:val="en-GB"/>
        </w:rPr>
        <w:t>. An example in this regard is the role of forest woody debris</w:t>
      </w:r>
      <w:r>
        <w:rPr>
          <w:lang w:val="en-GB"/>
        </w:rPr>
        <w:t xml:space="preserve"> </w:t>
      </w:r>
      <w:r w:rsidRPr="002C4F55">
        <w:rPr>
          <w:lang w:val="en-GB"/>
        </w:rPr>
        <w:t>(WD, fallen dead trees</w:t>
      </w:r>
      <w:r w:rsidR="003C6205">
        <w:rPr>
          <w:lang w:val="en-GB"/>
        </w:rPr>
        <w:t>,</w:t>
      </w:r>
      <w:r w:rsidRPr="002C4F55">
        <w:rPr>
          <w:lang w:val="en-GB"/>
        </w:rPr>
        <w:t xml:space="preserve"> and remains of dead branches on the forest floor), a large but mainly unknown OGF C sink</w:t>
      </w:r>
      <w:r>
        <w:rPr>
          <w:lang w:val="en-GB"/>
        </w:rPr>
        <w:t xml:space="preserve">, and hence, </w:t>
      </w:r>
      <w:r w:rsidR="0030705D">
        <w:rPr>
          <w:lang w:val="en-GB"/>
        </w:rPr>
        <w:t>with a potentially important role of forest mitigation capacity in the face of</w:t>
      </w:r>
      <w:r>
        <w:rPr>
          <w:lang w:val="en-GB"/>
        </w:rPr>
        <w:t xml:space="preserve"> </w:t>
      </w:r>
      <w:r w:rsidR="00BC19BF">
        <w:rPr>
          <w:lang w:val="en-GB"/>
        </w:rPr>
        <w:t>current and future</w:t>
      </w:r>
      <w:r>
        <w:rPr>
          <w:lang w:val="en-GB"/>
        </w:rPr>
        <w:t xml:space="preserve"> global warming.</w:t>
      </w:r>
      <w:r w:rsidRPr="00EA3008">
        <w:rPr>
          <w:lang w:val="en-GB"/>
        </w:rPr>
        <w:t xml:space="preserve"> </w:t>
      </w:r>
      <w:r>
        <w:rPr>
          <w:lang w:val="en-GB"/>
        </w:rPr>
        <w:t xml:space="preserve">This work aimed to </w:t>
      </w:r>
      <w:r w:rsidRPr="002C4F55">
        <w:rPr>
          <w:lang w:val="en-GB"/>
        </w:rPr>
        <w:t>study in detail the WD contribution to total ecosystem C budgets using a temperate European</w:t>
      </w:r>
      <w:r>
        <w:rPr>
          <w:lang w:val="en-GB"/>
        </w:rPr>
        <w:t xml:space="preserve"> beech</w:t>
      </w:r>
      <w:r w:rsidR="00BC19BF">
        <w:rPr>
          <w:lang w:val="en-GB"/>
        </w:rPr>
        <w:t xml:space="preserve"> and </w:t>
      </w:r>
      <w:r>
        <w:rPr>
          <w:lang w:val="en-GB"/>
        </w:rPr>
        <w:t xml:space="preserve">silver fir </w:t>
      </w:r>
      <w:r w:rsidR="00BC19BF">
        <w:rPr>
          <w:lang w:val="en-GB"/>
        </w:rPr>
        <w:t xml:space="preserve">forest </w:t>
      </w:r>
      <w:r>
        <w:rPr>
          <w:lang w:val="en-GB"/>
        </w:rPr>
        <w:t xml:space="preserve">in </w:t>
      </w:r>
      <w:proofErr w:type="spellStart"/>
      <w:r>
        <w:rPr>
          <w:lang w:val="en-GB"/>
        </w:rPr>
        <w:t>Sinca</w:t>
      </w:r>
      <w:proofErr w:type="spellEnd"/>
      <w:r>
        <w:rPr>
          <w:lang w:val="en-GB"/>
        </w:rPr>
        <w:t>, Romania</w:t>
      </w:r>
      <w:r w:rsidR="00114BBE">
        <w:rPr>
          <w:lang w:val="en-GB"/>
        </w:rPr>
        <w:t xml:space="preserve">, </w:t>
      </w:r>
      <w:r>
        <w:rPr>
          <w:lang w:val="en-GB"/>
        </w:rPr>
        <w:t>o</w:t>
      </w:r>
      <w:r w:rsidRPr="002C4F55">
        <w:rPr>
          <w:lang w:val="en-GB"/>
        </w:rPr>
        <w:t>ne of the few old-growth forests remaining in Europe</w:t>
      </w:r>
      <w:r w:rsidR="00BC19BF">
        <w:rPr>
          <w:lang w:val="en-GB"/>
        </w:rPr>
        <w:t>;</w:t>
      </w:r>
      <w:r>
        <w:rPr>
          <w:lang w:val="en-GB"/>
        </w:rPr>
        <w:t xml:space="preserve"> </w:t>
      </w:r>
      <w:r w:rsidR="00BC19BF">
        <w:rPr>
          <w:lang w:val="en-GB"/>
        </w:rPr>
        <w:t>w</w:t>
      </w:r>
      <w:r>
        <w:rPr>
          <w:lang w:val="en-GB"/>
        </w:rPr>
        <w:t xml:space="preserve">ith the novelty of combining </w:t>
      </w:r>
      <w:r w:rsidRPr="002C4F55">
        <w:rPr>
          <w:lang w:val="en-GB"/>
        </w:rPr>
        <w:t>field inventorie</w:t>
      </w:r>
      <w:r>
        <w:rPr>
          <w:lang w:val="en-GB"/>
        </w:rPr>
        <w:t xml:space="preserve">s with </w:t>
      </w:r>
      <w:r w:rsidRPr="002C4F55">
        <w:rPr>
          <w:lang w:val="en-GB"/>
        </w:rPr>
        <w:t>WD decay</w:t>
      </w:r>
      <w:r>
        <w:rPr>
          <w:lang w:val="en-GB"/>
        </w:rPr>
        <w:t xml:space="preserve"> estimation</w:t>
      </w:r>
      <w:r w:rsidRPr="002C4F55">
        <w:rPr>
          <w:lang w:val="en-GB"/>
        </w:rPr>
        <w:t xml:space="preserve"> (mass losses, CO</w:t>
      </w:r>
      <w:r w:rsidRPr="00EA3008">
        <w:rPr>
          <w:vertAlign w:val="subscript"/>
          <w:lang w:val="en-GB"/>
        </w:rPr>
        <w:t>2</w:t>
      </w:r>
      <w:r w:rsidRPr="002C4F55">
        <w:rPr>
          <w:lang w:val="en-GB"/>
        </w:rPr>
        <w:t xml:space="preserve"> production)</w:t>
      </w:r>
      <w:r>
        <w:rPr>
          <w:lang w:val="en-GB"/>
        </w:rPr>
        <w:t xml:space="preserve"> and chemical </w:t>
      </w:r>
      <w:r w:rsidR="00A71B20">
        <w:rPr>
          <w:lang w:val="en-GB"/>
        </w:rPr>
        <w:t xml:space="preserve">WD </w:t>
      </w:r>
      <w:r>
        <w:rPr>
          <w:lang w:val="en-GB"/>
        </w:rPr>
        <w:t xml:space="preserve">traits (nitrogen, C and </w:t>
      </w:r>
      <w:r w:rsidRPr="002C4F55">
        <w:rPr>
          <w:lang w:val="en-GB"/>
        </w:rPr>
        <w:t xml:space="preserve">full </w:t>
      </w:r>
      <w:proofErr w:type="spellStart"/>
      <w:r w:rsidRPr="002C4F55">
        <w:rPr>
          <w:lang w:val="en-GB"/>
        </w:rPr>
        <w:t>ionomics</w:t>
      </w:r>
      <w:proofErr w:type="spellEnd"/>
      <w:r>
        <w:rPr>
          <w:lang w:val="en-GB"/>
        </w:rPr>
        <w:t xml:space="preserve">). </w:t>
      </w:r>
      <w:r w:rsidRPr="002C4F55">
        <w:rPr>
          <w:lang w:val="en-GB"/>
        </w:rPr>
        <w:t xml:space="preserve"> The</w:t>
      </w:r>
      <w:r>
        <w:rPr>
          <w:lang w:val="en-GB"/>
        </w:rPr>
        <w:t>se</w:t>
      </w:r>
      <w:r w:rsidRPr="002C4F55">
        <w:rPr>
          <w:lang w:val="en-GB"/>
        </w:rPr>
        <w:t xml:space="preserve"> measurements, along with the meteorological data, unveiled a close interaction between chemical traits and respiration, in an</w:t>
      </w:r>
      <w:r w:rsidR="00EA3008">
        <w:rPr>
          <w:lang w:val="en-GB"/>
        </w:rPr>
        <w:t xml:space="preserve"> ecosystem </w:t>
      </w:r>
      <w:r w:rsidR="00A71B20">
        <w:rPr>
          <w:lang w:val="en-GB"/>
        </w:rPr>
        <w:t>highly</w:t>
      </w:r>
      <w:r w:rsidRPr="002C4F55">
        <w:rPr>
          <w:lang w:val="en-GB"/>
        </w:rPr>
        <w:t xml:space="preserve"> resilient </w:t>
      </w:r>
      <w:r w:rsidR="00EA3008">
        <w:rPr>
          <w:lang w:val="en-GB"/>
        </w:rPr>
        <w:t>to climatic seasonal fluctuations</w:t>
      </w:r>
      <w:r w:rsidRPr="002C4F55">
        <w:rPr>
          <w:lang w:val="en-GB"/>
        </w:rPr>
        <w:t xml:space="preserve">, where the </w:t>
      </w:r>
      <w:r w:rsidR="0030705D">
        <w:rPr>
          <w:lang w:val="en-GB"/>
        </w:rPr>
        <w:t xml:space="preserve">role of </w:t>
      </w:r>
      <w:r w:rsidRPr="002C4F55">
        <w:rPr>
          <w:lang w:val="en-GB"/>
        </w:rPr>
        <w:t xml:space="preserve">external temperature and humidity </w:t>
      </w:r>
      <w:r w:rsidR="0030705D">
        <w:rPr>
          <w:lang w:val="en-GB"/>
        </w:rPr>
        <w:t>remains secondary</w:t>
      </w:r>
      <w:r w:rsidRPr="002C4F55">
        <w:rPr>
          <w:lang w:val="en-GB"/>
        </w:rPr>
        <w:t xml:space="preserve">. This research is only a first, but very important </w:t>
      </w:r>
      <w:r w:rsidR="00EA3008">
        <w:rPr>
          <w:lang w:val="en-GB"/>
        </w:rPr>
        <w:t>step towards</w:t>
      </w:r>
      <w:r w:rsidR="000127CA">
        <w:rPr>
          <w:lang w:val="en-GB"/>
        </w:rPr>
        <w:t xml:space="preserve"> </w:t>
      </w:r>
      <w:r w:rsidR="00EA3008">
        <w:rPr>
          <w:lang w:val="en-GB"/>
        </w:rPr>
        <w:t>i</w:t>
      </w:r>
      <w:r w:rsidR="0030705D">
        <w:rPr>
          <w:lang w:val="en-GB"/>
        </w:rPr>
        <w:t>mproving our understanding</w:t>
      </w:r>
      <w:r w:rsidRPr="002C4F55">
        <w:rPr>
          <w:lang w:val="en-GB"/>
        </w:rPr>
        <w:t xml:space="preserve"> of the true </w:t>
      </w:r>
      <w:r w:rsidR="000127CA">
        <w:rPr>
          <w:lang w:val="en-GB"/>
        </w:rPr>
        <w:t>mitigation potential</w:t>
      </w:r>
      <w:r w:rsidR="00114BBE">
        <w:rPr>
          <w:lang w:val="en-GB"/>
        </w:rPr>
        <w:t xml:space="preserve"> </w:t>
      </w:r>
      <w:r w:rsidRPr="002C4F55">
        <w:rPr>
          <w:lang w:val="en-GB"/>
        </w:rPr>
        <w:t>of these forests in an already changing environment.</w:t>
      </w:r>
      <w:r>
        <w:rPr>
          <w:lang w:val="en-GB"/>
        </w:rPr>
        <w:t xml:space="preserve"> Our </w:t>
      </w:r>
      <w:r w:rsidRPr="002C4F55">
        <w:rPr>
          <w:lang w:val="en-GB"/>
        </w:rPr>
        <w:t>results will</w:t>
      </w:r>
      <w:r>
        <w:rPr>
          <w:lang w:val="en-GB"/>
        </w:rPr>
        <w:t xml:space="preserve"> </w:t>
      </w:r>
      <w:r w:rsidRPr="002C4F55">
        <w:rPr>
          <w:lang w:val="en-GB"/>
        </w:rPr>
        <w:t xml:space="preserve">provide accurate process-based predictions of the C sink capacity of OGF and </w:t>
      </w:r>
      <w:r w:rsidR="00A71B20">
        <w:rPr>
          <w:lang w:val="en-GB"/>
        </w:rPr>
        <w:t>a base</w:t>
      </w:r>
      <w:del w:id="3" w:author="Raquel Esteban" w:date="2022-04-13T11:36:00Z">
        <w:r w:rsidR="00A71B20" w:rsidDel="003C6205">
          <w:rPr>
            <w:lang w:val="en-GB"/>
          </w:rPr>
          <w:delText>-</w:delText>
        </w:r>
      </w:del>
      <w:r w:rsidR="00A71B20">
        <w:rPr>
          <w:lang w:val="en-GB"/>
        </w:rPr>
        <w:t>line for</w:t>
      </w:r>
      <w:r w:rsidRPr="002C4F55">
        <w:rPr>
          <w:lang w:val="en-GB"/>
        </w:rPr>
        <w:t xml:space="preserve"> estimates</w:t>
      </w:r>
      <w:r>
        <w:rPr>
          <w:lang w:val="en-GB"/>
        </w:rPr>
        <w:t xml:space="preserve"> of their</w:t>
      </w:r>
      <w:del w:id="4" w:author="Raquel Esteban" w:date="2022-04-13T11:36:00Z">
        <w:r w:rsidDel="003C6205">
          <w:rPr>
            <w:lang w:val="en-GB"/>
          </w:rPr>
          <w:delText xml:space="preserve"> </w:delText>
        </w:r>
      </w:del>
      <w:r>
        <w:rPr>
          <w:lang w:val="en-GB"/>
        </w:rPr>
        <w:t xml:space="preserve"> vulnerability</w:t>
      </w:r>
      <w:r w:rsidR="0030705D">
        <w:rPr>
          <w:lang w:val="en-GB"/>
        </w:rPr>
        <w:t xml:space="preserve"> to climate change</w:t>
      </w:r>
      <w:r w:rsidR="000127CA">
        <w:rPr>
          <w:lang w:val="en-GB"/>
        </w:rPr>
        <w:t>.</w:t>
      </w:r>
      <w:r w:rsidR="00AB0DC1">
        <w:rPr>
          <w:lang w:val="en-GB"/>
        </w:rPr>
        <w:t xml:space="preserve"> </w:t>
      </w:r>
    </w:p>
    <w:p w14:paraId="2B7DD607" w14:textId="7E3F6108" w:rsidR="003C6205" w:rsidRPr="00AB0DC1" w:rsidRDefault="003C6205" w:rsidP="000127CA">
      <w:pPr>
        <w:rPr>
          <w:lang w:val="en-GB"/>
        </w:rPr>
      </w:pPr>
    </w:p>
    <w:sectPr w:rsidR="003C6205" w:rsidRPr="00AB0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vier Buezo" w:date="2022-04-12T10:38:00Z" w:initials="JB">
    <w:p w14:paraId="62123EB4" w14:textId="77777777" w:rsidR="00521C68" w:rsidRDefault="00521C68" w:rsidP="00521C68">
      <w:pPr>
        <w:pStyle w:val="Textocomentario"/>
      </w:pPr>
      <w:r>
        <w:rPr>
          <w:rStyle w:val="Refdecomentario"/>
        </w:rPr>
        <w:annotationRef/>
      </w:r>
      <w:r>
        <w:t xml:space="preserve">Nagore </w:t>
      </w:r>
      <w:proofErr w:type="spellStart"/>
      <w:proofErr w:type="gramStart"/>
      <w:r>
        <w:t>afiliation</w:t>
      </w:r>
      <w:proofErr w:type="spellEnd"/>
      <w:r>
        <w:t>¿</w:t>
      </w:r>
      <w:proofErr w:type="gramEnd"/>
      <w:r>
        <w:t>?</w:t>
      </w:r>
    </w:p>
  </w:comment>
  <w:comment w:id="1" w:author="Javier Buezo" w:date="2022-04-14T09:52:00Z" w:initials="JB">
    <w:p w14:paraId="6EAD75A6" w14:textId="4CB2658C" w:rsidR="00B605A3" w:rsidRDefault="00B605A3">
      <w:pPr>
        <w:pStyle w:val="Textocomentario"/>
      </w:pPr>
      <w:r>
        <w:rPr>
          <w:rStyle w:val="Refdecomentario"/>
        </w:rPr>
        <w:annotationRef/>
      </w:r>
      <w:proofErr w:type="spellStart"/>
      <w:r>
        <w:t>Affiliation</w:t>
      </w:r>
      <w:proofErr w:type="spellEnd"/>
      <w:r>
        <w:t xml:space="preserve"> and position??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123EB4" w15:done="0"/>
  <w15:commentEx w15:paraId="6EAD75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02642E" w16cex:dateUtc="2022-04-12T08:38:00Z"/>
  <w16cex:commentExtensible w16cex:durableId="26026D53" w16cex:dateUtc="2022-04-14T0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123EB4" w16cid:durableId="2602642E"/>
  <w16cid:commentId w16cid:paraId="6EAD75A6" w16cid:durableId="26026D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vier Buezo">
    <w15:presenceInfo w15:providerId="AD" w15:userId="S::javier.buezo@unavarra.es::2f4cc0ba-bf10-4d20-86cb-3d6156a79753"/>
  </w15:person>
  <w15:person w15:author="Raquel Esteban">
    <w15:presenceInfo w15:providerId="AD" w15:userId="S-1-5-21-1079752369-205939141-1321626874-2478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wM7YwtjC0NDUwNzBW0lEKTi0uzszPAykwqgUA5jNLzSwAAAA="/>
  </w:docVars>
  <w:rsids>
    <w:rsidRoot w:val="00D87CD5"/>
    <w:rsid w:val="00003395"/>
    <w:rsid w:val="000127CA"/>
    <w:rsid w:val="00114BBE"/>
    <w:rsid w:val="00124CBD"/>
    <w:rsid w:val="001E5D7F"/>
    <w:rsid w:val="002004C2"/>
    <w:rsid w:val="00213BEC"/>
    <w:rsid w:val="00215C75"/>
    <w:rsid w:val="00222800"/>
    <w:rsid w:val="00274B47"/>
    <w:rsid w:val="002C4F55"/>
    <w:rsid w:val="0030705D"/>
    <w:rsid w:val="00311C95"/>
    <w:rsid w:val="00345700"/>
    <w:rsid w:val="0037426F"/>
    <w:rsid w:val="003C6205"/>
    <w:rsid w:val="003E37C4"/>
    <w:rsid w:val="00421224"/>
    <w:rsid w:val="00521C68"/>
    <w:rsid w:val="00546FD8"/>
    <w:rsid w:val="00562A72"/>
    <w:rsid w:val="005C0B96"/>
    <w:rsid w:val="0066200B"/>
    <w:rsid w:val="006D26D8"/>
    <w:rsid w:val="006F5521"/>
    <w:rsid w:val="007168B9"/>
    <w:rsid w:val="0078193D"/>
    <w:rsid w:val="00786F23"/>
    <w:rsid w:val="00815668"/>
    <w:rsid w:val="00835D66"/>
    <w:rsid w:val="00872723"/>
    <w:rsid w:val="008A6910"/>
    <w:rsid w:val="00900182"/>
    <w:rsid w:val="00A71B20"/>
    <w:rsid w:val="00AB0DC1"/>
    <w:rsid w:val="00AC666F"/>
    <w:rsid w:val="00B605A3"/>
    <w:rsid w:val="00B65BF8"/>
    <w:rsid w:val="00B813BA"/>
    <w:rsid w:val="00B8417F"/>
    <w:rsid w:val="00B97945"/>
    <w:rsid w:val="00BC19BF"/>
    <w:rsid w:val="00D87CD5"/>
    <w:rsid w:val="00E4735F"/>
    <w:rsid w:val="00EA3008"/>
    <w:rsid w:val="00ED2C66"/>
    <w:rsid w:val="00ED5410"/>
    <w:rsid w:val="00EE30E2"/>
    <w:rsid w:val="00F662D8"/>
    <w:rsid w:val="00FB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21A9"/>
  <w15:chartTrackingRefBased/>
  <w15:docId w15:val="{93B41EF9-0BF8-4880-AE38-DBD90D13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2C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2C66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70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70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70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70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705D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EA3008"/>
    <w:pPr>
      <w:spacing w:after="0" w:line="240" w:lineRule="auto"/>
    </w:pPr>
  </w:style>
  <w:style w:type="character" w:customStyle="1" w:styleId="text">
    <w:name w:val="text"/>
    <w:basedOn w:val="Fuentedeprrafopredeter"/>
    <w:rsid w:val="00213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69398-820D-4EBA-A4DE-736A3B0C5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2334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2</cp:revision>
  <dcterms:created xsi:type="dcterms:W3CDTF">2022-04-14T07:53:00Z</dcterms:created>
  <dcterms:modified xsi:type="dcterms:W3CDTF">2022-04-14T07:53:00Z</dcterms:modified>
</cp:coreProperties>
</file>